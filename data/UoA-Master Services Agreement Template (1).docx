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8AA41" w14:textId="37A2F2A0" w:rsidR="00E82571" w:rsidRPr="00FE60E6" w:rsidRDefault="00E82571" w:rsidP="00FE60E6">
      <w:pPr>
        <w:pStyle w:val="BodyText"/>
        <w:kinsoku w:val="0"/>
        <w:overflowPunct w:val="0"/>
        <w:spacing w:before="200"/>
        <w:rPr>
          <w:rFonts w:ascii="Verdana" w:hAnsi="Verdana" w:cs="Arial"/>
          <w:b/>
          <w:bCs/>
          <w:spacing w:val="-1"/>
          <w:sz w:val="20"/>
          <w:szCs w:val="20"/>
        </w:rPr>
      </w:pPr>
    </w:p>
    <w:p w14:paraId="594D67B6" w14:textId="77777777" w:rsidR="0035380A" w:rsidRPr="00713AFC" w:rsidRDefault="003B047B" w:rsidP="00713AFC">
      <w:pPr>
        <w:pStyle w:val="BodyText"/>
        <w:kinsoku w:val="0"/>
        <w:overflowPunct w:val="0"/>
        <w:spacing w:before="200"/>
        <w:ind w:left="0" w:firstLine="0"/>
        <w:jc w:val="center"/>
        <w:rPr>
          <w:rFonts w:ascii="Verdana" w:hAnsi="Verdana" w:cs="Arial"/>
          <w:b/>
          <w:bCs/>
          <w:spacing w:val="-1"/>
          <w:highlight w:val="yellow"/>
        </w:rPr>
      </w:pPr>
      <w:r>
        <w:rPr>
          <w:rFonts w:ascii="Verdana" w:hAnsi="Verdana" w:cs="Arial"/>
          <w:b/>
        </w:rPr>
        <w:t xml:space="preserve">MASTER </w:t>
      </w:r>
      <w:r w:rsidR="00D451AC">
        <w:rPr>
          <w:rFonts w:ascii="Verdana" w:hAnsi="Verdana" w:cs="Arial"/>
          <w:b/>
        </w:rPr>
        <w:t xml:space="preserve">SERVICES </w:t>
      </w:r>
      <w:r w:rsidR="0035380A" w:rsidRPr="00713AFC">
        <w:rPr>
          <w:rFonts w:ascii="Verdana" w:hAnsi="Verdana" w:cs="Arial"/>
          <w:b/>
        </w:rPr>
        <w:t>AGREEMENT</w:t>
      </w:r>
      <w:r w:rsidR="00CE431F" w:rsidRPr="00713AFC">
        <w:rPr>
          <w:rFonts w:ascii="Verdana" w:hAnsi="Verdana" w:cs="Arial"/>
          <w:b/>
        </w:rPr>
        <w:br/>
      </w:r>
    </w:p>
    <w:p w14:paraId="09909D78" w14:textId="77777777" w:rsidR="0035380A" w:rsidRPr="00FE60E6" w:rsidRDefault="0035380A">
      <w:pPr>
        <w:pStyle w:val="BodyText"/>
        <w:kinsoku w:val="0"/>
        <w:overflowPunct w:val="0"/>
        <w:spacing w:before="12"/>
        <w:ind w:left="0" w:firstLine="0"/>
        <w:rPr>
          <w:rFonts w:ascii="Verdana" w:hAnsi="Verdana"/>
          <w:b/>
          <w:bCs/>
          <w:sz w:val="20"/>
          <w:szCs w:val="20"/>
        </w:rPr>
      </w:pPr>
    </w:p>
    <w:p w14:paraId="0BF5AABC" w14:textId="77777777" w:rsidR="00CE6DD2" w:rsidRPr="00FE60E6" w:rsidRDefault="00CE6DD2" w:rsidP="00CE6DD2">
      <w:pPr>
        <w:pStyle w:val="Paragraph"/>
        <w:rPr>
          <w:rFonts w:ascii="Verdana" w:hAnsi="Verdana" w:cs="Arial"/>
          <w:b/>
          <w:color w:val="auto"/>
        </w:rPr>
      </w:pPr>
      <w:bookmarkStart w:id="0" w:name="Parties"/>
      <w:bookmarkEnd w:id="0"/>
      <w:r w:rsidRPr="00FE60E6">
        <w:rPr>
          <w:rFonts w:ascii="Verdana" w:hAnsi="Verdana" w:cs="Arial"/>
          <w:b/>
          <w:color w:val="auto"/>
        </w:rPr>
        <w:t>PARTIES</w:t>
      </w:r>
    </w:p>
    <w:p w14:paraId="6AA3B33B" w14:textId="09CA3D78" w:rsidR="00CE6DD2" w:rsidRPr="00FE60E6" w:rsidRDefault="00B63BEB" w:rsidP="2497F48C">
      <w:pPr>
        <w:pStyle w:val="Paragraph"/>
        <w:widowControl w:val="0"/>
        <w:numPr>
          <w:ilvl w:val="0"/>
          <w:numId w:val="1"/>
        </w:numPr>
        <w:spacing w:after="200"/>
        <w:ind w:left="567" w:hanging="567"/>
        <w:jc w:val="both"/>
        <w:rPr>
          <w:rFonts w:asciiTheme="minorHAnsi" w:hAnsiTheme="minorHAnsi" w:cstheme="minorBidi"/>
          <w:color w:val="auto"/>
        </w:rPr>
      </w:pPr>
      <w:r w:rsidRPr="2497F48C">
        <w:rPr>
          <w:rFonts w:ascii="Verdana" w:hAnsi="Verdana" w:cs="Arial"/>
          <w:color w:val="auto"/>
        </w:rPr>
        <w:t>The</w:t>
      </w:r>
      <w:r w:rsidRPr="2497F48C">
        <w:rPr>
          <w:rFonts w:ascii="Verdana" w:hAnsi="Verdana" w:cs="Arial"/>
          <w:b/>
          <w:bCs/>
          <w:color w:val="auto"/>
        </w:rPr>
        <w:t xml:space="preserve"> </w:t>
      </w:r>
      <w:r w:rsidR="005E4FBA" w:rsidRPr="2497F48C">
        <w:rPr>
          <w:rFonts w:ascii="Verdana" w:hAnsi="Verdana" w:cs="Arial"/>
          <w:b/>
          <w:bCs/>
          <w:color w:val="auto"/>
        </w:rPr>
        <w:t>UNIVERSITY OF AUCKLAND</w:t>
      </w:r>
      <w:r w:rsidRPr="2497F48C">
        <w:rPr>
          <w:rFonts w:ascii="Verdana" w:hAnsi="Verdana" w:cs="Arial"/>
          <w:color w:val="auto"/>
        </w:rPr>
        <w:t>,</w:t>
      </w:r>
      <w:r w:rsidR="561FF9E4" w:rsidRPr="2497F48C">
        <w:rPr>
          <w:rFonts w:ascii="Verdana" w:hAnsi="Verdana" w:cs="Arial"/>
          <w:color w:val="auto"/>
        </w:rPr>
        <w:t xml:space="preserve"> a university constituted under the University of Auckland Act 1961 and a tertiary education provider under the Education and Training Act 2020, of 22 Princes Street, Auckland, New Zealand</w:t>
      </w:r>
      <w:r w:rsidR="00950138" w:rsidRPr="2497F48C">
        <w:rPr>
          <w:rFonts w:ascii="Verdana" w:hAnsi="Verdana" w:cs="Arial"/>
          <w:color w:val="auto"/>
        </w:rPr>
        <w:t xml:space="preserve"> (</w:t>
      </w:r>
      <w:r w:rsidR="00950138" w:rsidRPr="2497F48C">
        <w:rPr>
          <w:rFonts w:ascii="Verdana" w:hAnsi="Verdana" w:cs="Arial"/>
          <w:b/>
          <w:bCs/>
          <w:color w:val="auto"/>
        </w:rPr>
        <w:t>University</w:t>
      </w:r>
      <w:r w:rsidR="00950138" w:rsidRPr="2497F48C">
        <w:rPr>
          <w:rFonts w:ascii="Verdana" w:hAnsi="Verdana" w:cs="Arial"/>
          <w:color w:val="auto"/>
        </w:rPr>
        <w:t>)</w:t>
      </w:r>
    </w:p>
    <w:p w14:paraId="251FBC78" w14:textId="77777777" w:rsidR="00CE6DD2" w:rsidRPr="00FE60E6" w:rsidRDefault="00354027" w:rsidP="00713AFC">
      <w:pPr>
        <w:pStyle w:val="Paragraph"/>
        <w:widowControl w:val="0"/>
        <w:numPr>
          <w:ilvl w:val="0"/>
          <w:numId w:val="1"/>
        </w:numPr>
        <w:spacing w:after="200"/>
        <w:ind w:left="567"/>
        <w:jc w:val="both"/>
        <w:rPr>
          <w:rFonts w:ascii="Verdana" w:hAnsi="Verdana" w:cs="Arial"/>
          <w:color w:val="auto"/>
        </w:rPr>
      </w:pPr>
      <w:r w:rsidRPr="2497F48C">
        <w:rPr>
          <w:rFonts w:ascii="Verdana" w:hAnsi="Verdana" w:cs="Arial"/>
          <w:caps/>
          <w:color w:val="FF0000"/>
        </w:rPr>
        <w:t>[</w:t>
      </w:r>
      <w:r w:rsidRPr="2497F48C">
        <w:rPr>
          <w:rFonts w:ascii="Verdana" w:hAnsi="Verdana" w:cs="Arial"/>
          <w:i/>
          <w:iCs/>
          <w:color w:val="FF0000"/>
        </w:rPr>
        <w:t>Insert full legal name and address of Client, including company number and registered office, if applicable</w:t>
      </w:r>
      <w:r w:rsidRPr="2497F48C">
        <w:rPr>
          <w:rFonts w:ascii="Verdana" w:hAnsi="Verdana" w:cs="Arial"/>
          <w:color w:val="FF0000"/>
        </w:rPr>
        <w:t>]</w:t>
      </w:r>
      <w:r w:rsidR="00713AFC" w:rsidRPr="2497F48C">
        <w:rPr>
          <w:rFonts w:cs="Arial"/>
          <w:color w:val="FF0000"/>
          <w:sz w:val="22"/>
          <w:szCs w:val="22"/>
        </w:rPr>
        <w:t xml:space="preserve"> </w:t>
      </w:r>
      <w:r w:rsidR="00CE6DD2" w:rsidRPr="2497F48C">
        <w:rPr>
          <w:rFonts w:cs="Arial"/>
          <w:color w:val="auto"/>
          <w:sz w:val="22"/>
          <w:szCs w:val="22"/>
        </w:rPr>
        <w:t>(</w:t>
      </w:r>
      <w:r w:rsidR="00CD2AAE" w:rsidRPr="2497F48C">
        <w:rPr>
          <w:rFonts w:ascii="Verdana" w:hAnsi="Verdana" w:cs="Arial"/>
          <w:b/>
          <w:bCs/>
          <w:color w:val="auto"/>
        </w:rPr>
        <w:t>Client</w:t>
      </w:r>
      <w:r w:rsidR="00CE6DD2" w:rsidRPr="2497F48C">
        <w:rPr>
          <w:rFonts w:ascii="Verdana" w:hAnsi="Verdana" w:cs="Arial"/>
          <w:color w:val="auto"/>
        </w:rPr>
        <w:t>)</w:t>
      </w:r>
    </w:p>
    <w:p w14:paraId="4D8E1FDC" w14:textId="77777777" w:rsidR="00D13DCF" w:rsidRPr="00FE60E6" w:rsidRDefault="00B4712C" w:rsidP="00CE6DD2">
      <w:pPr>
        <w:pStyle w:val="Paragraph"/>
        <w:rPr>
          <w:rFonts w:ascii="Verdana" w:hAnsi="Verdana" w:cs="Arial"/>
          <w:b/>
          <w:color w:val="auto"/>
        </w:rPr>
      </w:pPr>
      <w:r w:rsidRPr="00FE60E6">
        <w:rPr>
          <w:rFonts w:ascii="Verdana" w:hAnsi="Verdana" w:cs="Arial"/>
          <w:b/>
          <w:color w:val="auto"/>
        </w:rPr>
        <w:br/>
      </w:r>
      <w:r w:rsidR="00D13DCF" w:rsidRPr="00FE60E6">
        <w:rPr>
          <w:rFonts w:ascii="Verdana" w:hAnsi="Verdana" w:cs="Arial"/>
          <w:b/>
          <w:color w:val="auto"/>
        </w:rPr>
        <w:t>INTRODUCTION</w:t>
      </w:r>
    </w:p>
    <w:p w14:paraId="606913B6" w14:textId="77777777" w:rsidR="003B047B" w:rsidRDefault="003B047B" w:rsidP="003B047B">
      <w:pPr>
        <w:pStyle w:val="Paragraph"/>
        <w:ind w:left="567" w:hanging="567"/>
        <w:jc w:val="both"/>
        <w:rPr>
          <w:rFonts w:ascii="Verdana" w:hAnsi="Verdana" w:cs="Arial"/>
          <w:b/>
          <w:color w:val="auto"/>
        </w:rPr>
      </w:pPr>
      <w:r>
        <w:rPr>
          <w:rFonts w:ascii="Verdana" w:hAnsi="Verdana" w:cs="Arial"/>
          <w:b/>
          <w:color w:val="auto"/>
        </w:rPr>
        <w:t>A</w:t>
      </w:r>
      <w:r w:rsidR="00D13DCF" w:rsidRPr="00FE60E6">
        <w:rPr>
          <w:rFonts w:ascii="Verdana" w:hAnsi="Verdana" w:cs="Arial"/>
          <w:b/>
          <w:color w:val="auto"/>
        </w:rPr>
        <w:tab/>
      </w:r>
      <w:r w:rsidRPr="007E0D8B">
        <w:rPr>
          <w:rFonts w:ascii="Verdana" w:hAnsi="Verdana" w:cs="Arial"/>
          <w:color w:val="auto"/>
        </w:rPr>
        <w:t xml:space="preserve">The University is a </w:t>
      </w:r>
      <w:r w:rsidR="0034750F">
        <w:rPr>
          <w:rFonts w:ascii="Verdana" w:hAnsi="Verdana" w:cs="Arial"/>
          <w:color w:val="auto"/>
        </w:rPr>
        <w:t>provider of research and consultancy services.</w:t>
      </w:r>
      <w:r>
        <w:rPr>
          <w:rFonts w:ascii="Verdana" w:hAnsi="Verdana" w:cs="Arial"/>
          <w:b/>
          <w:color w:val="auto"/>
        </w:rPr>
        <w:t xml:space="preserve"> </w:t>
      </w:r>
    </w:p>
    <w:p w14:paraId="614D0682" w14:textId="0DBD076C" w:rsidR="00ED3FCB" w:rsidRDefault="003B047B" w:rsidP="00784136">
      <w:pPr>
        <w:pStyle w:val="Paragraph"/>
        <w:ind w:left="567" w:hanging="567"/>
        <w:jc w:val="both"/>
        <w:rPr>
          <w:rFonts w:ascii="Verdana" w:hAnsi="Verdana" w:cs="Arial"/>
          <w:color w:val="auto"/>
        </w:rPr>
      </w:pPr>
      <w:r>
        <w:rPr>
          <w:rFonts w:ascii="Verdana" w:hAnsi="Verdana" w:cs="Arial"/>
          <w:b/>
          <w:color w:val="auto"/>
        </w:rPr>
        <w:t>B</w:t>
      </w:r>
      <w:r>
        <w:rPr>
          <w:rFonts w:ascii="Verdana" w:hAnsi="Verdana" w:cs="Arial"/>
          <w:b/>
          <w:color w:val="auto"/>
        </w:rPr>
        <w:tab/>
      </w:r>
      <w:r w:rsidR="00CD2AAE">
        <w:rPr>
          <w:rFonts w:ascii="Verdana" w:hAnsi="Verdana" w:cs="Arial"/>
          <w:color w:val="auto"/>
        </w:rPr>
        <w:t>The Client</w:t>
      </w:r>
      <w:r w:rsidRPr="007E0D8B">
        <w:rPr>
          <w:rFonts w:ascii="Verdana" w:hAnsi="Verdana" w:cs="Arial"/>
          <w:color w:val="auto"/>
        </w:rPr>
        <w:t xml:space="preserve"> </w:t>
      </w:r>
      <w:r w:rsidR="00ED3FCB" w:rsidRPr="00ED3FCB">
        <w:rPr>
          <w:rFonts w:ascii="Verdana" w:hAnsi="Verdana" w:cs="Arial"/>
          <w:color w:val="auto"/>
        </w:rPr>
        <w:t xml:space="preserve">wishes to engage the University, and the University agrees, to provide certain </w:t>
      </w:r>
      <w:r w:rsidR="0034750F" w:rsidRPr="00A62CD6">
        <w:rPr>
          <w:rFonts w:ascii="Verdana" w:hAnsi="Verdana" w:cs="Arial"/>
          <w:color w:val="auto"/>
        </w:rPr>
        <w:t>research and consultancy</w:t>
      </w:r>
      <w:r w:rsidR="00ED3FCB" w:rsidRPr="00A62CD6">
        <w:rPr>
          <w:rFonts w:ascii="Verdana" w:hAnsi="Verdana" w:cs="Arial"/>
          <w:color w:val="auto"/>
        </w:rPr>
        <w:t xml:space="preserve"> </w:t>
      </w:r>
      <w:r w:rsidR="00ED3FCB" w:rsidRPr="00ED3FCB">
        <w:rPr>
          <w:rFonts w:ascii="Verdana" w:hAnsi="Verdana" w:cs="Arial"/>
          <w:color w:val="auto"/>
        </w:rPr>
        <w:t>services</w:t>
      </w:r>
      <w:r w:rsidR="00D96F77">
        <w:rPr>
          <w:rFonts w:ascii="Verdana" w:hAnsi="Verdana" w:cs="Arial"/>
          <w:color w:val="auto"/>
        </w:rPr>
        <w:t xml:space="preserve"> from time to time, as set out in separate statements of work to be entered into under this Agreement</w:t>
      </w:r>
      <w:r w:rsidR="00ED3FCB">
        <w:rPr>
          <w:rFonts w:ascii="Verdana" w:hAnsi="Verdana" w:cs="Arial"/>
          <w:color w:val="auto"/>
        </w:rPr>
        <w:t>.</w:t>
      </w:r>
    </w:p>
    <w:p w14:paraId="398CA848" w14:textId="77777777" w:rsidR="00BD755A" w:rsidRDefault="00BD755A" w:rsidP="00784136">
      <w:pPr>
        <w:pStyle w:val="Paragraph"/>
        <w:ind w:left="567" w:hanging="567"/>
        <w:jc w:val="both"/>
        <w:rPr>
          <w:rFonts w:ascii="Verdana" w:hAnsi="Verdana" w:cs="Arial"/>
          <w:color w:val="auto"/>
        </w:rPr>
      </w:pPr>
    </w:p>
    <w:p w14:paraId="535973FB" w14:textId="77777777" w:rsidR="00BD755A" w:rsidRDefault="00BD755A" w:rsidP="00784136">
      <w:pPr>
        <w:pStyle w:val="Paragraph"/>
        <w:ind w:left="567" w:hanging="567"/>
        <w:jc w:val="both"/>
        <w:rPr>
          <w:rFonts w:ascii="Verdana" w:hAnsi="Verdana" w:cs="Arial"/>
          <w:color w:val="auto"/>
        </w:rPr>
      </w:pPr>
    </w:p>
    <w:p w14:paraId="29C351CE" w14:textId="77777777" w:rsidR="00BD755A" w:rsidRPr="00FE60E6" w:rsidRDefault="00BD755A" w:rsidP="00BD755A">
      <w:pPr>
        <w:widowControl/>
        <w:autoSpaceDE/>
        <w:autoSpaceDN/>
        <w:adjustRightInd/>
        <w:spacing w:after="160" w:line="259" w:lineRule="auto"/>
        <w:rPr>
          <w:rFonts w:ascii="Verdana" w:hAnsi="Verdana" w:cs="Arial"/>
        </w:rPr>
      </w:pPr>
      <w:r w:rsidRPr="00FE60E6">
        <w:rPr>
          <w:rFonts w:ascii="Verdana" w:hAnsi="Verdana" w:cs="Arial"/>
          <w:b/>
        </w:rPr>
        <w:t>AGREEMENT</w:t>
      </w:r>
    </w:p>
    <w:p w14:paraId="45261BB6" w14:textId="77777777" w:rsidR="00BD755A" w:rsidRDefault="00BD755A" w:rsidP="00BD755A">
      <w:pPr>
        <w:pStyle w:val="Paragraph"/>
        <w:jc w:val="both"/>
        <w:rPr>
          <w:rFonts w:ascii="Verdana" w:hAnsi="Verdana" w:cs="Arial"/>
          <w:color w:val="auto"/>
        </w:rPr>
      </w:pPr>
      <w:r>
        <w:rPr>
          <w:rFonts w:ascii="Verdana" w:hAnsi="Verdana" w:cs="Arial"/>
          <w:color w:val="auto"/>
        </w:rPr>
        <w:t>The Client</w:t>
      </w:r>
      <w:r w:rsidRPr="00FE60E6">
        <w:rPr>
          <w:rFonts w:ascii="Verdana" w:hAnsi="Verdana" w:cs="Arial"/>
          <w:color w:val="auto"/>
        </w:rPr>
        <w:t xml:space="preserve"> engages the </w:t>
      </w:r>
      <w:r>
        <w:rPr>
          <w:rFonts w:ascii="Verdana" w:hAnsi="Verdana" w:cs="Arial"/>
          <w:color w:val="auto"/>
        </w:rPr>
        <w:t>University</w:t>
      </w:r>
      <w:r w:rsidRPr="00FE60E6">
        <w:rPr>
          <w:rFonts w:ascii="Verdana" w:hAnsi="Verdana" w:cs="Arial"/>
          <w:color w:val="auto"/>
        </w:rPr>
        <w:t xml:space="preserve"> to provide, and the </w:t>
      </w:r>
      <w:r>
        <w:rPr>
          <w:rFonts w:ascii="Verdana" w:hAnsi="Verdana" w:cs="Arial"/>
          <w:color w:val="auto"/>
        </w:rPr>
        <w:t>University</w:t>
      </w:r>
      <w:r w:rsidRPr="00FE60E6">
        <w:rPr>
          <w:rFonts w:ascii="Verdana" w:hAnsi="Verdana" w:cs="Arial"/>
          <w:color w:val="auto"/>
        </w:rPr>
        <w:t xml:space="preserve"> agrees to provide, the Services on the terms and conditions of this </w:t>
      </w:r>
      <w:r>
        <w:rPr>
          <w:rFonts w:ascii="Verdana" w:hAnsi="Verdana" w:cs="Arial"/>
          <w:color w:val="auto"/>
        </w:rPr>
        <w:t>A</w:t>
      </w:r>
      <w:r w:rsidRPr="00A62CD6">
        <w:rPr>
          <w:rFonts w:ascii="Verdana" w:hAnsi="Verdana" w:cs="Arial"/>
          <w:color w:val="auto"/>
        </w:rPr>
        <w:t>greement</w:t>
      </w:r>
      <w:r w:rsidRPr="00FE60E6">
        <w:rPr>
          <w:rFonts w:ascii="Verdana" w:hAnsi="Verdana" w:cs="Arial"/>
          <w:color w:val="auto"/>
        </w:rPr>
        <w:t>.</w:t>
      </w:r>
    </w:p>
    <w:p w14:paraId="2B05A512" w14:textId="77777777" w:rsidR="00BD755A" w:rsidRPr="00FE60E6" w:rsidRDefault="00BD755A" w:rsidP="00BD755A">
      <w:pPr>
        <w:pStyle w:val="Paragraph"/>
        <w:jc w:val="both"/>
        <w:rPr>
          <w:rFonts w:ascii="Verdana" w:hAnsi="Verdana" w:cs="Arial"/>
          <w:color w:val="auto"/>
        </w:rPr>
      </w:pPr>
    </w:p>
    <w:p w14:paraId="6201E0B8" w14:textId="77777777" w:rsidR="00BD755A" w:rsidRPr="00FE60E6" w:rsidRDefault="00BD755A" w:rsidP="00BD755A">
      <w:pPr>
        <w:pStyle w:val="Paragraph"/>
        <w:keepNext/>
        <w:keepLines/>
        <w:spacing w:after="200"/>
        <w:rPr>
          <w:rFonts w:ascii="Verdana" w:hAnsi="Verdana" w:cs="Arial"/>
          <w:b/>
          <w:color w:val="auto"/>
          <w:highlight w:val="yellow"/>
        </w:rPr>
      </w:pPr>
    </w:p>
    <w:p w14:paraId="7D16D73F" w14:textId="77777777" w:rsidR="00BD755A" w:rsidRPr="00FE60E6" w:rsidRDefault="00BD755A" w:rsidP="00BD755A">
      <w:pPr>
        <w:pStyle w:val="Paragraph"/>
        <w:keepNext/>
        <w:keepLines/>
        <w:spacing w:after="200"/>
        <w:rPr>
          <w:rFonts w:ascii="Verdana" w:hAnsi="Verdana" w:cs="Arial"/>
          <w:color w:val="auto"/>
        </w:rPr>
      </w:pPr>
      <w:r w:rsidRPr="00FE60E6">
        <w:rPr>
          <w:rFonts w:ascii="Verdana" w:hAnsi="Verdana" w:cs="Arial"/>
          <w:b/>
          <w:color w:val="auto"/>
        </w:rPr>
        <w:t>EXECUTED</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536"/>
      </w:tblGrid>
      <w:tr w:rsidR="00BD755A" w:rsidRPr="00FE60E6" w14:paraId="499F8AEB" w14:textId="77777777" w:rsidTr="00BE3AA2">
        <w:tc>
          <w:tcPr>
            <w:tcW w:w="4536" w:type="dxa"/>
            <w:tcBorders>
              <w:bottom w:val="single" w:sz="4" w:space="0" w:color="4D4D4D"/>
            </w:tcBorders>
          </w:tcPr>
          <w:p w14:paraId="704C7502" w14:textId="77777777" w:rsidR="00BD755A" w:rsidRPr="00FE60E6" w:rsidRDefault="00BD755A" w:rsidP="007B66A0">
            <w:pPr>
              <w:keepNext/>
              <w:keepLines/>
              <w:tabs>
                <w:tab w:val="left" w:pos="3685"/>
                <w:tab w:val="left" w:pos="4961"/>
              </w:tabs>
              <w:spacing w:after="200" w:line="320" w:lineRule="atLeast"/>
              <w:outlineLvl w:val="0"/>
              <w:rPr>
                <w:rFonts w:ascii="Verdana" w:hAnsi="Verdana" w:cs="Arial"/>
                <w:color w:val="auto"/>
                <w:sz w:val="20"/>
                <w:szCs w:val="20"/>
              </w:rPr>
            </w:pPr>
            <w:r w:rsidRPr="00FE60E6">
              <w:rPr>
                <w:rFonts w:ascii="Verdana" w:hAnsi="Verdana" w:cs="Arial"/>
                <w:b/>
                <w:color w:val="auto"/>
                <w:sz w:val="20"/>
                <w:szCs w:val="20"/>
              </w:rPr>
              <w:t>SIGNED</w:t>
            </w:r>
            <w:r w:rsidRPr="00FE60E6">
              <w:rPr>
                <w:rFonts w:ascii="Verdana" w:hAnsi="Verdana" w:cs="Arial"/>
                <w:color w:val="auto"/>
                <w:sz w:val="20"/>
                <w:szCs w:val="20"/>
              </w:rPr>
              <w:t xml:space="preserve"> for and on behalf of the</w:t>
            </w:r>
            <w:r w:rsidRPr="00FE60E6">
              <w:rPr>
                <w:rFonts w:ascii="Verdana" w:hAnsi="Verdana" w:cs="Arial"/>
                <w:b/>
                <w:color w:val="auto"/>
                <w:sz w:val="20"/>
                <w:szCs w:val="20"/>
              </w:rPr>
              <w:t xml:space="preserve"> UNIVERSITY OF AUCKLAND</w:t>
            </w:r>
            <w:r>
              <w:rPr>
                <w:rFonts w:ascii="Verdana" w:hAnsi="Verdana" w:cs="Arial"/>
                <w:b/>
                <w:color w:val="auto"/>
                <w:sz w:val="20"/>
                <w:szCs w:val="20"/>
              </w:rPr>
              <w:t>:</w:t>
            </w:r>
          </w:p>
          <w:p w14:paraId="4031C7EF" w14:textId="77777777" w:rsidR="00BD755A" w:rsidRPr="00FE60E6" w:rsidRDefault="00BD755A" w:rsidP="007B66A0">
            <w:pPr>
              <w:keepNext/>
              <w:keepLines/>
              <w:tabs>
                <w:tab w:val="left" w:pos="3685"/>
                <w:tab w:val="left" w:pos="4961"/>
              </w:tabs>
              <w:spacing w:after="200" w:line="320" w:lineRule="atLeast"/>
              <w:outlineLvl w:val="0"/>
              <w:rPr>
                <w:rFonts w:ascii="Verdana" w:hAnsi="Verdana" w:cs="Arial"/>
                <w:color w:val="auto"/>
              </w:rPr>
            </w:pPr>
          </w:p>
        </w:tc>
        <w:tc>
          <w:tcPr>
            <w:tcW w:w="851" w:type="dxa"/>
          </w:tcPr>
          <w:p w14:paraId="50CFFF8E" w14:textId="77777777" w:rsidR="00BD755A" w:rsidRPr="00FE60E6" w:rsidRDefault="00BD755A" w:rsidP="007B66A0">
            <w:pPr>
              <w:pStyle w:val="Paragraph"/>
              <w:keepNext/>
              <w:keepLines/>
              <w:spacing w:after="200"/>
              <w:rPr>
                <w:rFonts w:ascii="Verdana" w:hAnsi="Verdana" w:cs="Arial"/>
                <w:color w:val="auto"/>
              </w:rPr>
            </w:pPr>
          </w:p>
        </w:tc>
        <w:tc>
          <w:tcPr>
            <w:tcW w:w="4536" w:type="dxa"/>
            <w:tcBorders>
              <w:bottom w:val="single" w:sz="4" w:space="0" w:color="4D4D4D"/>
            </w:tcBorders>
          </w:tcPr>
          <w:p w14:paraId="568BBB5C" w14:textId="77777777" w:rsidR="00BD755A" w:rsidRPr="00FE60E6" w:rsidRDefault="00BD755A" w:rsidP="007B66A0">
            <w:pPr>
              <w:keepNext/>
              <w:keepLines/>
              <w:tabs>
                <w:tab w:val="left" w:pos="3685"/>
                <w:tab w:val="left" w:pos="4961"/>
              </w:tabs>
              <w:spacing w:after="200" w:line="320" w:lineRule="atLeast"/>
              <w:outlineLvl w:val="0"/>
              <w:rPr>
                <w:rFonts w:ascii="Verdana" w:hAnsi="Verdana" w:cs="Arial"/>
                <w:color w:val="auto"/>
              </w:rPr>
            </w:pPr>
            <w:r w:rsidRPr="00FE60E6">
              <w:rPr>
                <w:rFonts w:ascii="Verdana" w:hAnsi="Verdana" w:cs="Arial"/>
                <w:b/>
                <w:color w:val="auto"/>
                <w:sz w:val="20"/>
                <w:szCs w:val="20"/>
              </w:rPr>
              <w:t>SIGNED</w:t>
            </w:r>
            <w:r w:rsidRPr="00FE60E6">
              <w:rPr>
                <w:rFonts w:ascii="Verdana" w:hAnsi="Verdana" w:cs="Arial"/>
                <w:color w:val="auto"/>
                <w:sz w:val="20"/>
                <w:szCs w:val="20"/>
              </w:rPr>
              <w:t xml:space="preserve"> for and on behalf of </w:t>
            </w:r>
            <w:r w:rsidRPr="00354027">
              <w:rPr>
                <w:rFonts w:ascii="Verdana" w:hAnsi="Verdana" w:cs="Arial"/>
                <w:b/>
                <w:color w:val="FF0000"/>
                <w:sz w:val="20"/>
                <w:szCs w:val="20"/>
              </w:rPr>
              <w:t>[</w:t>
            </w:r>
            <w:r w:rsidRPr="00A62CD6">
              <w:rPr>
                <w:rFonts w:ascii="Verdana" w:hAnsi="Verdana" w:cs="Arial"/>
                <w:b/>
                <w:i/>
                <w:color w:val="FF0000"/>
                <w:sz w:val="20"/>
                <w:szCs w:val="20"/>
              </w:rPr>
              <w:t>FULL LEGAL NAME OF CLIENT</w:t>
            </w:r>
            <w:r w:rsidRPr="00354027">
              <w:rPr>
                <w:rFonts w:ascii="Verdana" w:hAnsi="Verdana" w:cs="Arial"/>
                <w:b/>
                <w:color w:val="FF0000"/>
                <w:sz w:val="20"/>
                <w:szCs w:val="20"/>
              </w:rPr>
              <w:t>]</w:t>
            </w:r>
            <w:r w:rsidRPr="00FE60E6">
              <w:rPr>
                <w:rFonts w:ascii="Verdana" w:hAnsi="Verdana" w:cs="Arial"/>
                <w:b/>
                <w:color w:val="auto"/>
                <w:sz w:val="20"/>
                <w:szCs w:val="20"/>
              </w:rPr>
              <w:t xml:space="preserve"> </w:t>
            </w:r>
            <w:r w:rsidRPr="00FE60E6">
              <w:rPr>
                <w:rFonts w:ascii="Verdana" w:hAnsi="Verdana" w:cs="Arial"/>
                <w:color w:val="auto"/>
                <w:sz w:val="20"/>
                <w:szCs w:val="20"/>
              </w:rPr>
              <w:t>by:</w:t>
            </w:r>
          </w:p>
        </w:tc>
      </w:tr>
      <w:tr w:rsidR="00BD755A" w:rsidRPr="00FE60E6" w14:paraId="018C3040" w14:textId="77777777" w:rsidTr="00BE3AA2">
        <w:tc>
          <w:tcPr>
            <w:tcW w:w="4536" w:type="dxa"/>
            <w:tcBorders>
              <w:top w:val="single" w:sz="4" w:space="0" w:color="4D4D4D"/>
              <w:bottom w:val="single" w:sz="4" w:space="0" w:color="4D4D4D"/>
            </w:tcBorders>
          </w:tcPr>
          <w:p w14:paraId="08A132B0" w14:textId="77777777" w:rsidR="00BD755A" w:rsidRPr="00FE60E6" w:rsidRDefault="00BD755A" w:rsidP="007B66A0">
            <w:pPr>
              <w:keepNext/>
              <w:keepLines/>
              <w:tabs>
                <w:tab w:val="left" w:pos="3685"/>
                <w:tab w:val="left" w:pos="4961"/>
              </w:tabs>
              <w:rPr>
                <w:rFonts w:ascii="Verdana" w:hAnsi="Verdana" w:cs="Arial"/>
                <w:color w:val="auto"/>
                <w:sz w:val="16"/>
                <w:szCs w:val="16"/>
              </w:rPr>
            </w:pPr>
            <w:r w:rsidRPr="00FE60E6">
              <w:rPr>
                <w:rFonts w:ascii="Verdana" w:hAnsi="Verdana" w:cs="Arial"/>
                <w:color w:val="auto"/>
                <w:sz w:val="16"/>
                <w:szCs w:val="16"/>
              </w:rPr>
              <w:t>Signature of Authorised Signatory</w:t>
            </w:r>
          </w:p>
          <w:p w14:paraId="2B225132" w14:textId="77777777" w:rsidR="00BD755A" w:rsidRPr="00FE60E6" w:rsidRDefault="00BD755A" w:rsidP="007B66A0">
            <w:pPr>
              <w:keepNext/>
              <w:keepLines/>
              <w:tabs>
                <w:tab w:val="left" w:pos="3685"/>
                <w:tab w:val="left" w:pos="4961"/>
              </w:tabs>
              <w:rPr>
                <w:rFonts w:ascii="Verdana" w:hAnsi="Verdana" w:cs="Arial"/>
                <w:color w:val="auto"/>
                <w:sz w:val="16"/>
                <w:szCs w:val="16"/>
              </w:rPr>
            </w:pPr>
          </w:p>
          <w:p w14:paraId="5E91BB09" w14:textId="77777777" w:rsidR="00BD755A" w:rsidRPr="00FE60E6" w:rsidRDefault="00BD755A" w:rsidP="007B66A0">
            <w:pPr>
              <w:keepNext/>
              <w:keepLines/>
              <w:tabs>
                <w:tab w:val="left" w:pos="3685"/>
                <w:tab w:val="left" w:pos="4961"/>
              </w:tabs>
              <w:spacing w:after="200" w:line="320" w:lineRule="atLeast"/>
              <w:outlineLvl w:val="0"/>
              <w:rPr>
                <w:rFonts w:ascii="Verdana" w:hAnsi="Verdana" w:cs="Arial"/>
                <w:b/>
                <w:color w:val="auto"/>
                <w:sz w:val="20"/>
                <w:szCs w:val="20"/>
              </w:rPr>
            </w:pPr>
          </w:p>
        </w:tc>
        <w:tc>
          <w:tcPr>
            <w:tcW w:w="851" w:type="dxa"/>
          </w:tcPr>
          <w:p w14:paraId="17C13A3D" w14:textId="77777777" w:rsidR="00BD755A" w:rsidRPr="00FE60E6" w:rsidRDefault="00BD755A" w:rsidP="007B66A0">
            <w:pPr>
              <w:pStyle w:val="Paragraph"/>
              <w:keepNext/>
              <w:keepLines/>
              <w:spacing w:after="200"/>
              <w:rPr>
                <w:rFonts w:ascii="Verdana" w:hAnsi="Verdana" w:cs="Arial"/>
                <w:color w:val="auto"/>
              </w:rPr>
            </w:pPr>
          </w:p>
        </w:tc>
        <w:tc>
          <w:tcPr>
            <w:tcW w:w="4536" w:type="dxa"/>
            <w:tcBorders>
              <w:top w:val="single" w:sz="4" w:space="0" w:color="4D4D4D"/>
              <w:bottom w:val="single" w:sz="4" w:space="0" w:color="4D4D4D"/>
            </w:tcBorders>
          </w:tcPr>
          <w:p w14:paraId="6AE3F433" w14:textId="77777777" w:rsidR="00BD755A" w:rsidRPr="00FE60E6" w:rsidRDefault="00BD755A" w:rsidP="007B66A0">
            <w:pPr>
              <w:keepNext/>
              <w:keepLines/>
              <w:tabs>
                <w:tab w:val="left" w:pos="3685"/>
                <w:tab w:val="left" w:pos="4961"/>
              </w:tabs>
              <w:rPr>
                <w:rFonts w:ascii="Verdana" w:hAnsi="Verdana" w:cs="Arial"/>
                <w:color w:val="auto"/>
                <w:sz w:val="16"/>
                <w:szCs w:val="16"/>
              </w:rPr>
            </w:pPr>
            <w:r w:rsidRPr="00FE60E6">
              <w:rPr>
                <w:rFonts w:ascii="Verdana" w:hAnsi="Verdana" w:cs="Arial"/>
                <w:color w:val="auto"/>
                <w:sz w:val="16"/>
                <w:szCs w:val="16"/>
              </w:rPr>
              <w:t>Signature of Authorised Signatory</w:t>
            </w:r>
          </w:p>
          <w:p w14:paraId="461C31A7" w14:textId="77777777" w:rsidR="00BD755A" w:rsidRPr="00FE60E6" w:rsidRDefault="00BD755A" w:rsidP="007B66A0">
            <w:pPr>
              <w:keepNext/>
              <w:keepLines/>
              <w:tabs>
                <w:tab w:val="left" w:pos="3685"/>
                <w:tab w:val="left" w:pos="4961"/>
              </w:tabs>
              <w:rPr>
                <w:rFonts w:ascii="Verdana" w:hAnsi="Verdana" w:cs="Arial"/>
                <w:color w:val="auto"/>
                <w:sz w:val="16"/>
                <w:szCs w:val="16"/>
              </w:rPr>
            </w:pPr>
          </w:p>
          <w:p w14:paraId="42A9A783" w14:textId="77777777" w:rsidR="00BD755A" w:rsidRPr="00FE60E6" w:rsidRDefault="00BD755A" w:rsidP="007B66A0">
            <w:pPr>
              <w:keepNext/>
              <w:keepLines/>
              <w:tabs>
                <w:tab w:val="left" w:pos="3685"/>
                <w:tab w:val="left" w:pos="4961"/>
              </w:tabs>
              <w:spacing w:after="200" w:line="320" w:lineRule="atLeast"/>
              <w:outlineLvl w:val="0"/>
              <w:rPr>
                <w:rFonts w:ascii="Verdana" w:hAnsi="Verdana" w:cs="Arial"/>
                <w:b/>
                <w:color w:val="auto"/>
                <w:sz w:val="20"/>
                <w:szCs w:val="20"/>
              </w:rPr>
            </w:pPr>
          </w:p>
        </w:tc>
      </w:tr>
      <w:tr w:rsidR="00BD755A" w:rsidRPr="00FE60E6" w14:paraId="5E5A0F02" w14:textId="77777777" w:rsidTr="00BE3AA2">
        <w:tc>
          <w:tcPr>
            <w:tcW w:w="4536" w:type="dxa"/>
            <w:tcBorders>
              <w:top w:val="single" w:sz="4" w:space="0" w:color="4D4D4D"/>
              <w:bottom w:val="single" w:sz="4" w:space="0" w:color="4D4D4D"/>
            </w:tcBorders>
          </w:tcPr>
          <w:p w14:paraId="7A23AAB0" w14:textId="77777777" w:rsidR="00BD755A" w:rsidRPr="00FE60E6" w:rsidRDefault="00BD755A" w:rsidP="007B66A0">
            <w:pPr>
              <w:keepNext/>
              <w:keepLines/>
              <w:tabs>
                <w:tab w:val="left" w:pos="3685"/>
                <w:tab w:val="left" w:pos="4961"/>
              </w:tabs>
              <w:rPr>
                <w:rFonts w:ascii="Verdana" w:hAnsi="Verdana" w:cs="Arial"/>
                <w:color w:val="auto"/>
                <w:sz w:val="16"/>
                <w:szCs w:val="16"/>
              </w:rPr>
            </w:pPr>
            <w:r w:rsidRPr="00FE60E6">
              <w:rPr>
                <w:rFonts w:ascii="Verdana" w:hAnsi="Verdana" w:cs="Arial"/>
                <w:color w:val="auto"/>
                <w:sz w:val="16"/>
                <w:szCs w:val="16"/>
              </w:rPr>
              <w:t>Name of Authorised Signatory</w:t>
            </w:r>
          </w:p>
          <w:p w14:paraId="45581EEB" w14:textId="77777777" w:rsidR="00BD755A" w:rsidRPr="00FE60E6" w:rsidRDefault="00BD755A" w:rsidP="007B66A0">
            <w:pPr>
              <w:keepNext/>
              <w:keepLines/>
              <w:tabs>
                <w:tab w:val="left" w:pos="3685"/>
                <w:tab w:val="left" w:pos="4961"/>
              </w:tabs>
              <w:rPr>
                <w:rFonts w:ascii="Verdana" w:hAnsi="Verdana" w:cs="Arial"/>
                <w:color w:val="auto"/>
                <w:sz w:val="16"/>
                <w:szCs w:val="16"/>
              </w:rPr>
            </w:pPr>
          </w:p>
          <w:p w14:paraId="60A701D9" w14:textId="77777777" w:rsidR="00BD755A" w:rsidRPr="00FE60E6" w:rsidRDefault="00BD755A" w:rsidP="007B66A0">
            <w:pPr>
              <w:keepNext/>
              <w:keepLines/>
              <w:tabs>
                <w:tab w:val="left" w:pos="3685"/>
                <w:tab w:val="left" w:pos="4961"/>
              </w:tabs>
              <w:spacing w:after="200" w:line="320" w:lineRule="atLeast"/>
              <w:outlineLvl w:val="0"/>
              <w:rPr>
                <w:rFonts w:ascii="Verdana" w:hAnsi="Verdana" w:cs="Arial"/>
                <w:b/>
                <w:color w:val="auto"/>
                <w:sz w:val="20"/>
                <w:szCs w:val="20"/>
              </w:rPr>
            </w:pPr>
          </w:p>
        </w:tc>
        <w:tc>
          <w:tcPr>
            <w:tcW w:w="851" w:type="dxa"/>
          </w:tcPr>
          <w:p w14:paraId="01FED1EE" w14:textId="77777777" w:rsidR="00BD755A" w:rsidRPr="00FE60E6" w:rsidRDefault="00BD755A" w:rsidP="007B66A0">
            <w:pPr>
              <w:pStyle w:val="Paragraph"/>
              <w:keepNext/>
              <w:keepLines/>
              <w:spacing w:after="200"/>
              <w:rPr>
                <w:rFonts w:ascii="Verdana" w:hAnsi="Verdana" w:cs="Arial"/>
                <w:color w:val="auto"/>
              </w:rPr>
            </w:pPr>
          </w:p>
        </w:tc>
        <w:tc>
          <w:tcPr>
            <w:tcW w:w="4536" w:type="dxa"/>
            <w:tcBorders>
              <w:top w:val="single" w:sz="4" w:space="0" w:color="4D4D4D"/>
              <w:bottom w:val="single" w:sz="4" w:space="0" w:color="4D4D4D"/>
            </w:tcBorders>
          </w:tcPr>
          <w:p w14:paraId="27C840C0" w14:textId="77777777" w:rsidR="00BD755A" w:rsidRPr="00FE60E6" w:rsidRDefault="00BD755A" w:rsidP="007B66A0">
            <w:pPr>
              <w:keepNext/>
              <w:keepLines/>
              <w:tabs>
                <w:tab w:val="left" w:pos="3685"/>
                <w:tab w:val="left" w:pos="4961"/>
              </w:tabs>
              <w:rPr>
                <w:rFonts w:ascii="Verdana" w:hAnsi="Verdana" w:cs="Arial"/>
                <w:color w:val="auto"/>
                <w:sz w:val="16"/>
                <w:szCs w:val="16"/>
              </w:rPr>
            </w:pPr>
            <w:r w:rsidRPr="00FE60E6">
              <w:rPr>
                <w:rFonts w:ascii="Verdana" w:hAnsi="Verdana" w:cs="Arial"/>
                <w:color w:val="auto"/>
                <w:sz w:val="16"/>
                <w:szCs w:val="16"/>
              </w:rPr>
              <w:t>Name of Authorised Signatory</w:t>
            </w:r>
          </w:p>
          <w:p w14:paraId="4868BC73" w14:textId="77777777" w:rsidR="00BD755A" w:rsidRPr="00FE60E6" w:rsidRDefault="00BD755A" w:rsidP="007B66A0">
            <w:pPr>
              <w:keepNext/>
              <w:keepLines/>
              <w:tabs>
                <w:tab w:val="left" w:pos="3685"/>
                <w:tab w:val="left" w:pos="4961"/>
              </w:tabs>
              <w:rPr>
                <w:rFonts w:ascii="Verdana" w:hAnsi="Verdana" w:cs="Arial"/>
                <w:color w:val="auto"/>
                <w:sz w:val="16"/>
                <w:szCs w:val="16"/>
              </w:rPr>
            </w:pPr>
          </w:p>
          <w:p w14:paraId="7512692E" w14:textId="77777777" w:rsidR="00BD755A" w:rsidRPr="00FE60E6" w:rsidRDefault="00BD755A" w:rsidP="007B66A0">
            <w:pPr>
              <w:keepNext/>
              <w:keepLines/>
              <w:tabs>
                <w:tab w:val="left" w:pos="3685"/>
                <w:tab w:val="left" w:pos="4961"/>
              </w:tabs>
              <w:spacing w:after="200" w:line="320" w:lineRule="atLeast"/>
              <w:outlineLvl w:val="0"/>
              <w:rPr>
                <w:rFonts w:ascii="Verdana" w:hAnsi="Verdana" w:cs="Arial"/>
                <w:b/>
                <w:color w:val="auto"/>
                <w:sz w:val="20"/>
                <w:szCs w:val="20"/>
              </w:rPr>
            </w:pPr>
          </w:p>
        </w:tc>
      </w:tr>
      <w:tr w:rsidR="00BD755A" w:rsidRPr="00FE60E6" w14:paraId="491F27C3" w14:textId="77777777" w:rsidTr="00BE3AA2">
        <w:tc>
          <w:tcPr>
            <w:tcW w:w="4536" w:type="dxa"/>
            <w:tcBorders>
              <w:top w:val="single" w:sz="4" w:space="0" w:color="4D4D4D"/>
              <w:bottom w:val="single" w:sz="4" w:space="0" w:color="4D4D4D"/>
            </w:tcBorders>
          </w:tcPr>
          <w:p w14:paraId="3FFE9EF6" w14:textId="77777777" w:rsidR="00BD755A" w:rsidRPr="00FE60E6" w:rsidRDefault="00BD755A" w:rsidP="007B66A0">
            <w:pPr>
              <w:keepNext/>
              <w:keepLines/>
              <w:tabs>
                <w:tab w:val="left" w:pos="3685"/>
                <w:tab w:val="left" w:pos="4961"/>
              </w:tabs>
              <w:rPr>
                <w:rFonts w:ascii="Verdana" w:hAnsi="Verdana" w:cs="Arial"/>
                <w:color w:val="auto"/>
                <w:sz w:val="16"/>
                <w:szCs w:val="16"/>
              </w:rPr>
            </w:pPr>
            <w:r w:rsidRPr="00FE60E6">
              <w:rPr>
                <w:rFonts w:ascii="Verdana" w:hAnsi="Verdana" w:cs="Arial"/>
                <w:color w:val="auto"/>
                <w:sz w:val="16"/>
                <w:szCs w:val="16"/>
              </w:rPr>
              <w:t>Title of Authorised Signatory</w:t>
            </w:r>
          </w:p>
          <w:p w14:paraId="2625180A" w14:textId="77777777" w:rsidR="00BD755A" w:rsidRPr="00FE60E6" w:rsidRDefault="00BD755A" w:rsidP="007B66A0">
            <w:pPr>
              <w:keepNext/>
              <w:keepLines/>
              <w:tabs>
                <w:tab w:val="left" w:pos="3685"/>
                <w:tab w:val="left" w:pos="4961"/>
              </w:tabs>
              <w:rPr>
                <w:rFonts w:ascii="Verdana" w:hAnsi="Verdana" w:cs="Arial"/>
                <w:color w:val="auto"/>
                <w:sz w:val="16"/>
                <w:szCs w:val="16"/>
              </w:rPr>
            </w:pPr>
          </w:p>
          <w:p w14:paraId="7817F4D9" w14:textId="77777777" w:rsidR="00BD755A" w:rsidRPr="00FE60E6" w:rsidRDefault="00BD755A" w:rsidP="007B66A0">
            <w:pPr>
              <w:keepNext/>
              <w:keepLines/>
              <w:tabs>
                <w:tab w:val="left" w:pos="3685"/>
                <w:tab w:val="left" w:pos="4961"/>
              </w:tabs>
              <w:spacing w:after="200" w:line="320" w:lineRule="atLeast"/>
              <w:outlineLvl w:val="0"/>
              <w:rPr>
                <w:rFonts w:ascii="Verdana" w:hAnsi="Verdana" w:cs="Arial"/>
                <w:b/>
                <w:color w:val="auto"/>
                <w:sz w:val="20"/>
                <w:szCs w:val="20"/>
              </w:rPr>
            </w:pPr>
          </w:p>
        </w:tc>
        <w:tc>
          <w:tcPr>
            <w:tcW w:w="851" w:type="dxa"/>
          </w:tcPr>
          <w:p w14:paraId="4A191208" w14:textId="77777777" w:rsidR="00BD755A" w:rsidRPr="00FE60E6" w:rsidRDefault="00BD755A" w:rsidP="007B66A0">
            <w:pPr>
              <w:pStyle w:val="Paragraph"/>
              <w:keepNext/>
              <w:keepLines/>
              <w:spacing w:after="200"/>
              <w:rPr>
                <w:rFonts w:ascii="Verdana" w:hAnsi="Verdana" w:cs="Arial"/>
                <w:color w:val="auto"/>
              </w:rPr>
            </w:pPr>
          </w:p>
        </w:tc>
        <w:tc>
          <w:tcPr>
            <w:tcW w:w="4536" w:type="dxa"/>
            <w:tcBorders>
              <w:top w:val="single" w:sz="4" w:space="0" w:color="4D4D4D"/>
              <w:bottom w:val="single" w:sz="4" w:space="0" w:color="4D4D4D"/>
            </w:tcBorders>
          </w:tcPr>
          <w:p w14:paraId="3ED597A5" w14:textId="77777777" w:rsidR="00BD755A" w:rsidRPr="00FE60E6" w:rsidRDefault="00BD755A" w:rsidP="007B66A0">
            <w:pPr>
              <w:keepNext/>
              <w:keepLines/>
              <w:tabs>
                <w:tab w:val="left" w:pos="3685"/>
                <w:tab w:val="left" w:pos="4961"/>
              </w:tabs>
              <w:rPr>
                <w:rFonts w:ascii="Verdana" w:hAnsi="Verdana" w:cs="Arial"/>
                <w:color w:val="auto"/>
                <w:sz w:val="16"/>
                <w:szCs w:val="16"/>
              </w:rPr>
            </w:pPr>
            <w:r w:rsidRPr="00FE60E6">
              <w:rPr>
                <w:rFonts w:ascii="Verdana" w:hAnsi="Verdana" w:cs="Arial"/>
                <w:color w:val="auto"/>
                <w:sz w:val="16"/>
                <w:szCs w:val="16"/>
              </w:rPr>
              <w:t>Title of Authorised Signatory</w:t>
            </w:r>
          </w:p>
          <w:p w14:paraId="23276D82" w14:textId="77777777" w:rsidR="00BD755A" w:rsidRPr="00FE60E6" w:rsidRDefault="00BD755A" w:rsidP="007B66A0">
            <w:pPr>
              <w:keepNext/>
              <w:keepLines/>
              <w:tabs>
                <w:tab w:val="left" w:pos="3685"/>
                <w:tab w:val="left" w:pos="4961"/>
              </w:tabs>
              <w:rPr>
                <w:rFonts w:ascii="Verdana" w:hAnsi="Verdana" w:cs="Arial"/>
                <w:color w:val="auto"/>
                <w:sz w:val="16"/>
                <w:szCs w:val="16"/>
              </w:rPr>
            </w:pPr>
          </w:p>
          <w:p w14:paraId="3AA0E287" w14:textId="77777777" w:rsidR="00BD755A" w:rsidRPr="00FE60E6" w:rsidRDefault="00BD755A" w:rsidP="007B66A0">
            <w:pPr>
              <w:keepNext/>
              <w:keepLines/>
              <w:tabs>
                <w:tab w:val="left" w:pos="3685"/>
                <w:tab w:val="left" w:pos="4961"/>
              </w:tabs>
              <w:spacing w:after="200" w:line="320" w:lineRule="atLeast"/>
              <w:outlineLvl w:val="0"/>
              <w:rPr>
                <w:rFonts w:ascii="Verdana" w:hAnsi="Verdana" w:cs="Arial"/>
                <w:b/>
                <w:color w:val="auto"/>
                <w:sz w:val="20"/>
                <w:szCs w:val="20"/>
              </w:rPr>
            </w:pPr>
          </w:p>
        </w:tc>
      </w:tr>
      <w:tr w:rsidR="00BD755A" w:rsidRPr="00FE60E6" w14:paraId="66369726" w14:textId="77777777" w:rsidTr="00BE3AA2">
        <w:tc>
          <w:tcPr>
            <w:tcW w:w="4536" w:type="dxa"/>
            <w:tcBorders>
              <w:top w:val="single" w:sz="4" w:space="0" w:color="4D4D4D"/>
            </w:tcBorders>
          </w:tcPr>
          <w:p w14:paraId="4B45520F" w14:textId="77777777" w:rsidR="00BD755A" w:rsidRPr="00FE60E6" w:rsidRDefault="00BD755A" w:rsidP="007B66A0">
            <w:pPr>
              <w:keepNext/>
              <w:keepLines/>
              <w:tabs>
                <w:tab w:val="left" w:pos="3685"/>
                <w:tab w:val="left" w:pos="4961"/>
              </w:tabs>
              <w:rPr>
                <w:rFonts w:ascii="Verdana" w:hAnsi="Verdana" w:cs="Arial"/>
                <w:b/>
                <w:color w:val="auto"/>
                <w:sz w:val="20"/>
                <w:szCs w:val="20"/>
              </w:rPr>
            </w:pPr>
            <w:r w:rsidRPr="00FE60E6">
              <w:rPr>
                <w:rFonts w:ascii="Verdana" w:hAnsi="Verdana" w:cs="Arial"/>
                <w:color w:val="auto"/>
                <w:sz w:val="16"/>
                <w:szCs w:val="16"/>
              </w:rPr>
              <w:t>Date</w:t>
            </w:r>
          </w:p>
        </w:tc>
        <w:tc>
          <w:tcPr>
            <w:tcW w:w="851" w:type="dxa"/>
          </w:tcPr>
          <w:p w14:paraId="3D69EAB5" w14:textId="77777777" w:rsidR="00BD755A" w:rsidRPr="00FE60E6" w:rsidRDefault="00BD755A" w:rsidP="007B66A0">
            <w:pPr>
              <w:pStyle w:val="Paragraph"/>
              <w:keepNext/>
              <w:keepLines/>
              <w:spacing w:after="200"/>
              <w:rPr>
                <w:rFonts w:ascii="Verdana" w:hAnsi="Verdana" w:cs="Arial"/>
                <w:color w:val="auto"/>
              </w:rPr>
            </w:pPr>
          </w:p>
        </w:tc>
        <w:tc>
          <w:tcPr>
            <w:tcW w:w="4536" w:type="dxa"/>
            <w:tcBorders>
              <w:top w:val="single" w:sz="4" w:space="0" w:color="4D4D4D"/>
            </w:tcBorders>
          </w:tcPr>
          <w:p w14:paraId="235DF2C1" w14:textId="77777777" w:rsidR="00BD755A" w:rsidRPr="00FE60E6" w:rsidRDefault="00BD755A" w:rsidP="007B66A0">
            <w:pPr>
              <w:keepNext/>
              <w:keepLines/>
              <w:tabs>
                <w:tab w:val="left" w:pos="3685"/>
                <w:tab w:val="left" w:pos="4961"/>
              </w:tabs>
              <w:rPr>
                <w:rFonts w:ascii="Verdana" w:hAnsi="Verdana" w:cs="Arial"/>
                <w:b/>
                <w:color w:val="auto"/>
                <w:sz w:val="20"/>
                <w:szCs w:val="20"/>
              </w:rPr>
            </w:pPr>
            <w:r w:rsidRPr="00FE60E6">
              <w:rPr>
                <w:rFonts w:ascii="Verdana" w:hAnsi="Verdana" w:cs="Arial"/>
                <w:color w:val="auto"/>
                <w:sz w:val="16"/>
                <w:szCs w:val="16"/>
              </w:rPr>
              <w:t>Date</w:t>
            </w:r>
          </w:p>
        </w:tc>
      </w:tr>
    </w:tbl>
    <w:p w14:paraId="05A01AA6" w14:textId="6C964332" w:rsidR="00D7025C" w:rsidRPr="00FE60E6" w:rsidRDefault="008A3F87" w:rsidP="00BD755A">
      <w:pPr>
        <w:widowControl/>
        <w:autoSpaceDE/>
        <w:autoSpaceDN/>
        <w:adjustRightInd/>
        <w:spacing w:after="160" w:line="259" w:lineRule="auto"/>
        <w:rPr>
          <w:rFonts w:ascii="Verdana" w:hAnsi="Verdana"/>
          <w:sz w:val="20"/>
          <w:szCs w:val="20"/>
          <w:highlight w:val="yellow"/>
        </w:rPr>
      </w:pPr>
      <w:r>
        <w:rPr>
          <w:rFonts w:ascii="Verdana" w:hAnsi="Verdana" w:cs="Arial"/>
          <w:b/>
        </w:rPr>
        <w:br w:type="page"/>
      </w:r>
    </w:p>
    <w:p w14:paraId="6A2AFAD7" w14:textId="77777777" w:rsidR="00D7025C" w:rsidRPr="00FE60E6" w:rsidRDefault="00D7025C" w:rsidP="009C70F8">
      <w:pPr>
        <w:rPr>
          <w:rFonts w:ascii="Verdana" w:hAnsi="Verdana"/>
          <w:sz w:val="20"/>
          <w:szCs w:val="20"/>
          <w:highlight w:val="yellow"/>
        </w:rPr>
        <w:sectPr w:rsidR="00D7025C" w:rsidRPr="00FE60E6" w:rsidSect="008A3F87">
          <w:headerReference w:type="default" r:id="rId12"/>
          <w:footerReference w:type="default" r:id="rId13"/>
          <w:headerReference w:type="first" r:id="rId14"/>
          <w:pgSz w:w="11910" w:h="16840"/>
          <w:pgMar w:top="1418" w:right="1021" w:bottom="851" w:left="1021" w:header="567" w:footer="975" w:gutter="0"/>
          <w:cols w:space="720"/>
          <w:noEndnote/>
          <w:titlePg/>
          <w:docGrid w:linePitch="326"/>
        </w:sectPr>
      </w:pPr>
    </w:p>
    <w:p w14:paraId="0DE5EE37" w14:textId="77777777" w:rsidR="0035380A" w:rsidRPr="00FE60E6" w:rsidRDefault="00CE6DD2" w:rsidP="00687826">
      <w:pPr>
        <w:pStyle w:val="Heading1"/>
        <w:kinsoku w:val="0"/>
        <w:overflowPunct w:val="0"/>
        <w:spacing w:before="120" w:after="120"/>
        <w:ind w:left="0"/>
        <w:rPr>
          <w:rFonts w:ascii="Verdana" w:hAnsi="Verdana" w:cs="Arial"/>
          <w:b w:val="0"/>
          <w:bCs w:val="0"/>
          <w:sz w:val="18"/>
          <w:szCs w:val="18"/>
        </w:rPr>
      </w:pPr>
      <w:r w:rsidRPr="00FE60E6">
        <w:rPr>
          <w:rFonts w:ascii="Verdana" w:hAnsi="Verdana" w:cs="Arial"/>
          <w:spacing w:val="-1"/>
          <w:sz w:val="18"/>
          <w:szCs w:val="18"/>
        </w:rPr>
        <w:lastRenderedPageBreak/>
        <w:t>GENERAL TERMS</w:t>
      </w:r>
    </w:p>
    <w:p w14:paraId="48F05ADE" w14:textId="77777777" w:rsidR="0035380A" w:rsidRPr="00FE60E6" w:rsidRDefault="0035380A" w:rsidP="005400C3">
      <w:pPr>
        <w:pStyle w:val="BodyText"/>
        <w:numPr>
          <w:ilvl w:val="0"/>
          <w:numId w:val="2"/>
        </w:numPr>
        <w:tabs>
          <w:tab w:val="left" w:pos="540"/>
        </w:tabs>
        <w:kinsoku w:val="0"/>
        <w:overflowPunct w:val="0"/>
        <w:spacing w:before="120" w:after="120"/>
        <w:rPr>
          <w:rFonts w:ascii="Verdana" w:hAnsi="Verdana" w:cs="Arial"/>
          <w:sz w:val="18"/>
          <w:szCs w:val="18"/>
        </w:rPr>
      </w:pPr>
      <w:r w:rsidRPr="00FE60E6">
        <w:rPr>
          <w:rFonts w:ascii="Verdana" w:hAnsi="Verdana" w:cs="Arial"/>
          <w:b/>
          <w:bCs/>
          <w:spacing w:val="-1"/>
          <w:sz w:val="18"/>
          <w:szCs w:val="18"/>
        </w:rPr>
        <w:t>DEFINITIONS</w:t>
      </w:r>
      <w:r w:rsidRPr="00FE60E6">
        <w:rPr>
          <w:rFonts w:ascii="Verdana" w:hAnsi="Verdana" w:cs="Arial"/>
          <w:b/>
          <w:bCs/>
          <w:spacing w:val="-14"/>
          <w:sz w:val="18"/>
          <w:szCs w:val="18"/>
        </w:rPr>
        <w:t xml:space="preserve"> </w:t>
      </w:r>
      <w:r w:rsidRPr="00FE60E6">
        <w:rPr>
          <w:rFonts w:ascii="Verdana" w:hAnsi="Verdana" w:cs="Arial"/>
          <w:b/>
          <w:bCs/>
          <w:sz w:val="18"/>
          <w:szCs w:val="18"/>
        </w:rPr>
        <w:t>AND</w:t>
      </w:r>
      <w:r w:rsidRPr="00FE60E6">
        <w:rPr>
          <w:rFonts w:ascii="Verdana" w:hAnsi="Verdana" w:cs="Arial"/>
          <w:b/>
          <w:bCs/>
          <w:spacing w:val="-14"/>
          <w:sz w:val="18"/>
          <w:szCs w:val="18"/>
        </w:rPr>
        <w:t xml:space="preserve"> </w:t>
      </w:r>
      <w:r w:rsidRPr="00FE60E6">
        <w:rPr>
          <w:rFonts w:ascii="Verdana" w:hAnsi="Verdana" w:cs="Arial"/>
          <w:b/>
          <w:bCs/>
          <w:spacing w:val="-1"/>
          <w:sz w:val="18"/>
          <w:szCs w:val="18"/>
        </w:rPr>
        <w:t>INTERPRETATION</w:t>
      </w:r>
    </w:p>
    <w:p w14:paraId="47DADAE7" w14:textId="77777777" w:rsidR="0035380A" w:rsidRPr="00FE60E6" w:rsidRDefault="005A123D" w:rsidP="005400C3">
      <w:pPr>
        <w:pStyle w:val="BodyText"/>
        <w:numPr>
          <w:ilvl w:val="1"/>
          <w:numId w:val="2"/>
        </w:numPr>
        <w:kinsoku w:val="0"/>
        <w:overflowPunct w:val="0"/>
        <w:spacing w:after="120"/>
        <w:ind w:left="567" w:hanging="573"/>
        <w:jc w:val="both"/>
        <w:rPr>
          <w:rFonts w:ascii="Verdana" w:hAnsi="Verdana" w:cs="Arial"/>
          <w:sz w:val="18"/>
          <w:szCs w:val="18"/>
        </w:rPr>
      </w:pPr>
      <w:r w:rsidRPr="00FE60E6">
        <w:rPr>
          <w:rFonts w:ascii="Verdana" w:hAnsi="Verdana" w:cs="Arial"/>
          <w:sz w:val="18"/>
          <w:szCs w:val="18"/>
        </w:rPr>
        <w:t xml:space="preserve">In this Agreement: </w:t>
      </w:r>
    </w:p>
    <w:p w14:paraId="320CAB1B" w14:textId="77777777" w:rsidR="002B2366" w:rsidRPr="00FE60E6" w:rsidRDefault="00516B8C" w:rsidP="005400C3">
      <w:pPr>
        <w:spacing w:after="120"/>
        <w:ind w:left="567"/>
        <w:jc w:val="both"/>
        <w:rPr>
          <w:rFonts w:ascii="Verdana" w:hAnsi="Verdana" w:cs="Arial"/>
          <w:sz w:val="18"/>
          <w:szCs w:val="18"/>
        </w:rPr>
      </w:pPr>
      <w:r w:rsidRPr="00FE60E6">
        <w:rPr>
          <w:rFonts w:ascii="Verdana" w:hAnsi="Verdana" w:cs="Arial"/>
          <w:b/>
          <w:sz w:val="18"/>
          <w:szCs w:val="18"/>
        </w:rPr>
        <w:t xml:space="preserve">Affiliate </w:t>
      </w:r>
      <w:r w:rsidR="002B2366" w:rsidRPr="00FE60E6">
        <w:rPr>
          <w:rFonts w:ascii="Verdana" w:hAnsi="Verdana" w:cs="Arial"/>
          <w:sz w:val="18"/>
          <w:szCs w:val="18"/>
        </w:rPr>
        <w:t>of a party means any entity that controls or is controlled by that party, or is under common control with that party, or a director, officer or member of personnel of that party.</w:t>
      </w:r>
    </w:p>
    <w:p w14:paraId="2B0D06D2" w14:textId="77777777" w:rsidR="00952D6B" w:rsidRPr="00A62CD6" w:rsidRDefault="00952D6B" w:rsidP="005400C3">
      <w:pPr>
        <w:spacing w:after="120"/>
        <w:ind w:left="567"/>
        <w:jc w:val="both"/>
        <w:rPr>
          <w:rFonts w:ascii="Verdana" w:hAnsi="Verdana" w:cs="Arial"/>
          <w:bCs/>
          <w:spacing w:val="-1"/>
          <w:sz w:val="18"/>
          <w:szCs w:val="18"/>
        </w:rPr>
      </w:pPr>
      <w:r>
        <w:rPr>
          <w:rFonts w:ascii="Verdana" w:hAnsi="Verdana" w:cs="Arial"/>
          <w:b/>
          <w:bCs/>
          <w:spacing w:val="-1"/>
          <w:sz w:val="18"/>
          <w:szCs w:val="18"/>
        </w:rPr>
        <w:t xml:space="preserve">Agreement </w:t>
      </w:r>
      <w:r>
        <w:rPr>
          <w:rFonts w:ascii="Verdana" w:hAnsi="Verdana" w:cs="Arial"/>
          <w:bCs/>
          <w:spacing w:val="-1"/>
          <w:sz w:val="18"/>
          <w:szCs w:val="18"/>
        </w:rPr>
        <w:t xml:space="preserve">means this </w:t>
      </w:r>
      <w:r>
        <w:rPr>
          <w:rFonts w:ascii="Verdana" w:hAnsi="Verdana" w:cs="Arial"/>
          <w:bCs/>
          <w:i/>
          <w:spacing w:val="-1"/>
          <w:sz w:val="18"/>
          <w:szCs w:val="18"/>
        </w:rPr>
        <w:t>Master Services Agreement</w:t>
      </w:r>
      <w:r>
        <w:rPr>
          <w:rFonts w:ascii="Verdana" w:hAnsi="Verdana" w:cs="Arial"/>
          <w:bCs/>
          <w:spacing w:val="-1"/>
          <w:sz w:val="18"/>
          <w:szCs w:val="18"/>
        </w:rPr>
        <w:t xml:space="preserve">, including the cover page and signing provisions, these </w:t>
      </w:r>
      <w:r>
        <w:rPr>
          <w:rFonts w:ascii="Verdana" w:hAnsi="Verdana" w:cs="Arial"/>
          <w:bCs/>
          <w:i/>
          <w:spacing w:val="-1"/>
          <w:sz w:val="18"/>
          <w:szCs w:val="18"/>
        </w:rPr>
        <w:t>General Terms</w:t>
      </w:r>
      <w:r>
        <w:rPr>
          <w:rFonts w:ascii="Verdana" w:hAnsi="Verdana" w:cs="Arial"/>
          <w:bCs/>
          <w:spacing w:val="-1"/>
          <w:sz w:val="18"/>
          <w:szCs w:val="18"/>
        </w:rPr>
        <w:t xml:space="preserve"> and any schedules.</w:t>
      </w:r>
    </w:p>
    <w:p w14:paraId="2DCB823A" w14:textId="77777777" w:rsidR="00187AFE" w:rsidRPr="00FE60E6" w:rsidRDefault="00032AFE" w:rsidP="005400C3">
      <w:pPr>
        <w:spacing w:after="120"/>
        <w:ind w:left="567"/>
        <w:jc w:val="both"/>
        <w:rPr>
          <w:rFonts w:ascii="Verdana" w:hAnsi="Verdana" w:cs="Arial"/>
          <w:bCs/>
          <w:spacing w:val="-1"/>
          <w:sz w:val="18"/>
          <w:szCs w:val="18"/>
        </w:rPr>
      </w:pPr>
      <w:r w:rsidRPr="00FE60E6">
        <w:rPr>
          <w:rFonts w:ascii="Verdana" w:hAnsi="Verdana" w:cs="Arial"/>
          <w:b/>
          <w:bCs/>
          <w:spacing w:val="-1"/>
          <w:sz w:val="18"/>
          <w:szCs w:val="18"/>
        </w:rPr>
        <w:t>Background IP</w:t>
      </w:r>
      <w:r w:rsidR="00187AFE" w:rsidRPr="00FE60E6">
        <w:rPr>
          <w:rFonts w:ascii="Verdana" w:hAnsi="Verdana" w:cs="Arial"/>
          <w:b/>
          <w:bCs/>
          <w:spacing w:val="-1"/>
          <w:sz w:val="18"/>
          <w:szCs w:val="18"/>
        </w:rPr>
        <w:t xml:space="preserve"> </w:t>
      </w:r>
      <w:r w:rsidR="00187AFE" w:rsidRPr="00FE60E6">
        <w:rPr>
          <w:rFonts w:ascii="Verdana" w:hAnsi="Verdana" w:cs="Arial"/>
          <w:bCs/>
          <w:spacing w:val="-1"/>
          <w:sz w:val="18"/>
          <w:szCs w:val="18"/>
        </w:rPr>
        <w:t>of a party means</w:t>
      </w:r>
      <w:r w:rsidR="00952D6B">
        <w:rPr>
          <w:rFonts w:ascii="Verdana" w:hAnsi="Verdana" w:cs="Arial"/>
          <w:bCs/>
          <w:spacing w:val="-1"/>
          <w:sz w:val="18"/>
          <w:szCs w:val="18"/>
        </w:rPr>
        <w:t>, in respect of a particular Statement of Work</w:t>
      </w:r>
      <w:r w:rsidR="00187AFE" w:rsidRPr="00FE60E6">
        <w:rPr>
          <w:rFonts w:ascii="Verdana" w:hAnsi="Verdana" w:cs="Arial"/>
          <w:bCs/>
          <w:spacing w:val="-1"/>
          <w:sz w:val="18"/>
          <w:szCs w:val="18"/>
        </w:rPr>
        <w:t xml:space="preserve">: </w:t>
      </w:r>
    </w:p>
    <w:p w14:paraId="734FC009" w14:textId="77777777" w:rsidR="00187AFE" w:rsidRPr="00FE60E6" w:rsidRDefault="00187AFE" w:rsidP="005400C3">
      <w:pPr>
        <w:pStyle w:val="Heading3"/>
        <w:widowControl w:val="0"/>
        <w:numPr>
          <w:ilvl w:val="0"/>
          <w:numId w:val="3"/>
        </w:numPr>
        <w:rPr>
          <w:rFonts w:ascii="Verdana" w:hAnsi="Verdana"/>
        </w:rPr>
      </w:pPr>
      <w:r w:rsidRPr="00FE60E6">
        <w:rPr>
          <w:rFonts w:ascii="Verdana" w:hAnsi="Verdana"/>
        </w:rPr>
        <w:t xml:space="preserve">intellectual property, information, materials and other items of that party </w:t>
      </w:r>
      <w:r w:rsidR="00D7025C" w:rsidRPr="00FE60E6">
        <w:rPr>
          <w:rFonts w:ascii="Verdana" w:hAnsi="Verdana"/>
        </w:rPr>
        <w:t>(</w:t>
      </w:r>
      <w:r w:rsidR="006B0B95" w:rsidRPr="00FE60E6">
        <w:rPr>
          <w:rFonts w:ascii="Verdana" w:hAnsi="Verdana"/>
        </w:rPr>
        <w:t>or</w:t>
      </w:r>
      <w:r w:rsidR="00D7025C" w:rsidRPr="00FE60E6">
        <w:rPr>
          <w:rFonts w:ascii="Verdana" w:hAnsi="Verdana"/>
        </w:rPr>
        <w:t xml:space="preserve"> its licensors) </w:t>
      </w:r>
      <w:r w:rsidRPr="00FE60E6">
        <w:rPr>
          <w:rFonts w:ascii="Verdana" w:hAnsi="Verdana"/>
        </w:rPr>
        <w:t xml:space="preserve">existing prior to the date of </w:t>
      </w:r>
      <w:r w:rsidR="00952D6B">
        <w:rPr>
          <w:rFonts w:ascii="Verdana" w:hAnsi="Verdana"/>
        </w:rPr>
        <w:t>the applicable Statement of Work</w:t>
      </w:r>
      <w:r w:rsidRPr="00FE60E6">
        <w:rPr>
          <w:rFonts w:ascii="Verdana" w:hAnsi="Verdana"/>
        </w:rPr>
        <w:t xml:space="preserve"> or developed independently of this </w:t>
      </w:r>
      <w:r w:rsidR="00952D6B" w:rsidRPr="00A62CD6">
        <w:rPr>
          <w:rFonts w:ascii="Verdana" w:hAnsi="Verdana"/>
        </w:rPr>
        <w:t>Agreement</w:t>
      </w:r>
      <w:r w:rsidR="00803234">
        <w:rPr>
          <w:rFonts w:ascii="Verdana" w:hAnsi="Verdana"/>
        </w:rPr>
        <w:t xml:space="preserve"> </w:t>
      </w:r>
      <w:r w:rsidR="00FE60E6">
        <w:rPr>
          <w:rFonts w:ascii="Verdana" w:hAnsi="Verdana"/>
        </w:rPr>
        <w:t>(including any specified as that party’s Background IP in the applicable Statement of Work)</w:t>
      </w:r>
      <w:r w:rsidRPr="00FE60E6">
        <w:rPr>
          <w:rFonts w:ascii="Verdana" w:hAnsi="Verdana"/>
        </w:rPr>
        <w:t>; and</w:t>
      </w:r>
    </w:p>
    <w:p w14:paraId="558718B9" w14:textId="77777777" w:rsidR="0020187E" w:rsidRPr="00FE60E6" w:rsidRDefault="00187AFE" w:rsidP="005400C3">
      <w:pPr>
        <w:pStyle w:val="Heading3"/>
        <w:widowControl w:val="0"/>
        <w:numPr>
          <w:ilvl w:val="0"/>
          <w:numId w:val="3"/>
        </w:numPr>
        <w:rPr>
          <w:rFonts w:ascii="Verdana" w:hAnsi="Verdana"/>
        </w:rPr>
      </w:pPr>
      <w:r w:rsidRPr="00FE60E6">
        <w:rPr>
          <w:rFonts w:ascii="Verdana" w:hAnsi="Verdana"/>
        </w:rPr>
        <w:t>any modifications</w:t>
      </w:r>
      <w:r w:rsidR="000E5D64">
        <w:rPr>
          <w:rFonts w:ascii="Verdana" w:hAnsi="Verdana"/>
        </w:rPr>
        <w:t xml:space="preserve"> or</w:t>
      </w:r>
      <w:r w:rsidRPr="00FE60E6">
        <w:rPr>
          <w:rFonts w:ascii="Verdana" w:hAnsi="Verdana"/>
        </w:rPr>
        <w:t xml:space="preserve"> improvements to any of the items in (a) above</w:t>
      </w:r>
      <w:r w:rsidR="002657CA" w:rsidRPr="00FE60E6">
        <w:rPr>
          <w:rFonts w:ascii="Verdana" w:hAnsi="Verdana"/>
        </w:rPr>
        <w:t>.</w:t>
      </w:r>
    </w:p>
    <w:p w14:paraId="3ACC49FF" w14:textId="77777777" w:rsidR="00032AFE" w:rsidRPr="00A97B13" w:rsidRDefault="00032AFE" w:rsidP="005400C3">
      <w:pPr>
        <w:spacing w:after="120"/>
        <w:ind w:left="567"/>
        <w:jc w:val="both"/>
        <w:rPr>
          <w:rFonts w:ascii="Verdana" w:hAnsi="Verdana" w:cs="Arial"/>
          <w:bCs/>
          <w:spacing w:val="-1"/>
          <w:sz w:val="18"/>
          <w:szCs w:val="18"/>
        </w:rPr>
      </w:pPr>
      <w:r w:rsidRPr="00A97B13">
        <w:rPr>
          <w:rFonts w:ascii="Verdana" w:hAnsi="Verdana" w:cs="Arial"/>
          <w:b/>
          <w:bCs/>
          <w:spacing w:val="-1"/>
          <w:sz w:val="18"/>
          <w:szCs w:val="18"/>
        </w:rPr>
        <w:t xml:space="preserve">Budget </w:t>
      </w:r>
      <w:r w:rsidRPr="00A97B13">
        <w:rPr>
          <w:rFonts w:ascii="Verdana" w:hAnsi="Verdana" w:cs="Arial"/>
          <w:bCs/>
          <w:spacing w:val="-1"/>
          <w:sz w:val="18"/>
          <w:szCs w:val="18"/>
        </w:rPr>
        <w:t xml:space="preserve">means </w:t>
      </w:r>
      <w:r w:rsidR="00EC3476" w:rsidRPr="00A97B13">
        <w:rPr>
          <w:rFonts w:ascii="Verdana" w:hAnsi="Verdana" w:cs="Arial"/>
          <w:bCs/>
          <w:spacing w:val="-1"/>
          <w:sz w:val="18"/>
          <w:szCs w:val="18"/>
        </w:rPr>
        <w:t xml:space="preserve">the budget set out in </w:t>
      </w:r>
      <w:r w:rsidR="003966A8" w:rsidRPr="00A97B13">
        <w:rPr>
          <w:rFonts w:ascii="Verdana" w:hAnsi="Verdana" w:cs="Arial"/>
          <w:bCs/>
          <w:spacing w:val="-1"/>
          <w:sz w:val="18"/>
          <w:szCs w:val="18"/>
        </w:rPr>
        <w:t xml:space="preserve">the </w:t>
      </w:r>
      <w:r w:rsidR="001425DB" w:rsidRPr="00A97B13">
        <w:rPr>
          <w:rFonts w:ascii="Verdana" w:hAnsi="Verdana" w:cs="Arial"/>
          <w:bCs/>
          <w:spacing w:val="-1"/>
          <w:sz w:val="18"/>
          <w:szCs w:val="18"/>
        </w:rPr>
        <w:t>applicable Statement of Work</w:t>
      </w:r>
      <w:r w:rsidRPr="00A97B13">
        <w:rPr>
          <w:rFonts w:ascii="Verdana" w:hAnsi="Verdana" w:cs="Arial"/>
          <w:bCs/>
          <w:spacing w:val="-1"/>
          <w:sz w:val="18"/>
          <w:szCs w:val="18"/>
        </w:rPr>
        <w:t>.</w:t>
      </w:r>
    </w:p>
    <w:p w14:paraId="4A3F9ED7" w14:textId="77777777" w:rsidR="00CB15AE" w:rsidRDefault="0035380A" w:rsidP="00CB15AE">
      <w:pPr>
        <w:spacing w:after="120"/>
        <w:ind w:left="567"/>
        <w:jc w:val="both"/>
        <w:rPr>
          <w:rFonts w:ascii="Verdana" w:hAnsi="Verdana" w:cs="Arial"/>
          <w:bCs/>
          <w:spacing w:val="-1"/>
          <w:sz w:val="18"/>
          <w:szCs w:val="18"/>
        </w:rPr>
      </w:pPr>
      <w:r w:rsidRPr="00A97B13">
        <w:rPr>
          <w:rFonts w:ascii="Verdana" w:hAnsi="Verdana" w:cs="Arial"/>
          <w:b/>
          <w:bCs/>
          <w:spacing w:val="-1"/>
          <w:sz w:val="18"/>
          <w:szCs w:val="18"/>
        </w:rPr>
        <w:t xml:space="preserve">Business Day </w:t>
      </w:r>
      <w:r w:rsidRPr="00A97B13">
        <w:rPr>
          <w:rFonts w:ascii="Verdana" w:hAnsi="Verdana" w:cs="Arial"/>
          <w:bCs/>
          <w:spacing w:val="-1"/>
          <w:sz w:val="18"/>
          <w:szCs w:val="18"/>
        </w:rPr>
        <w:t>means</w:t>
      </w:r>
      <w:r w:rsidR="001425DB" w:rsidRPr="00A97B13">
        <w:rPr>
          <w:rFonts w:ascii="Verdana" w:hAnsi="Verdana"/>
        </w:rPr>
        <w:t xml:space="preserve"> </w:t>
      </w:r>
      <w:r w:rsidR="001425DB" w:rsidRPr="00A97B13">
        <w:rPr>
          <w:rFonts w:ascii="Verdana" w:hAnsi="Verdana" w:cs="Arial"/>
          <w:bCs/>
          <w:spacing w:val="-1"/>
          <w:sz w:val="18"/>
          <w:szCs w:val="18"/>
        </w:rPr>
        <w:t>a day on which registered banks are open for business in Auckland, excluding Saturdays, Sundays and public holidays.</w:t>
      </w:r>
      <w:r w:rsidRPr="00A97B13">
        <w:rPr>
          <w:rFonts w:ascii="Verdana" w:hAnsi="Verdana" w:cs="Arial"/>
          <w:bCs/>
          <w:spacing w:val="-1"/>
          <w:sz w:val="18"/>
          <w:szCs w:val="18"/>
        </w:rPr>
        <w:t xml:space="preserve"> </w:t>
      </w:r>
    </w:p>
    <w:p w14:paraId="05BD8AD5" w14:textId="77777777" w:rsidR="00952D6B" w:rsidRPr="00A62CD6" w:rsidRDefault="00952D6B" w:rsidP="005400C3">
      <w:pPr>
        <w:spacing w:after="120"/>
        <w:ind w:left="567"/>
        <w:jc w:val="both"/>
        <w:rPr>
          <w:rFonts w:ascii="Verdana" w:hAnsi="Verdana" w:cs="Arial"/>
          <w:bCs/>
          <w:spacing w:val="-1"/>
          <w:sz w:val="18"/>
          <w:szCs w:val="18"/>
        </w:rPr>
      </w:pPr>
      <w:r>
        <w:rPr>
          <w:rFonts w:ascii="Verdana" w:hAnsi="Verdana" w:cs="Arial"/>
          <w:b/>
          <w:bCs/>
          <w:spacing w:val="-1"/>
          <w:sz w:val="18"/>
          <w:szCs w:val="18"/>
        </w:rPr>
        <w:t xml:space="preserve">Client Input </w:t>
      </w:r>
      <w:r>
        <w:rPr>
          <w:rFonts w:ascii="Verdana" w:hAnsi="Verdana" w:cs="Arial"/>
          <w:bCs/>
          <w:spacing w:val="-1"/>
          <w:sz w:val="18"/>
          <w:szCs w:val="18"/>
        </w:rPr>
        <w:t>means the materials, resources and/or other items specified in the applicable Statement of Work (if any).</w:t>
      </w:r>
    </w:p>
    <w:p w14:paraId="5383AFFF" w14:textId="77777777" w:rsidR="0041789C" w:rsidRPr="00FE60E6" w:rsidRDefault="004B2C82" w:rsidP="005400C3">
      <w:pPr>
        <w:spacing w:after="120"/>
        <w:ind w:left="567"/>
        <w:jc w:val="both"/>
        <w:rPr>
          <w:rFonts w:ascii="Verdana" w:hAnsi="Verdana" w:cs="Arial"/>
          <w:bCs/>
          <w:spacing w:val="-1"/>
          <w:sz w:val="18"/>
          <w:szCs w:val="18"/>
        </w:rPr>
      </w:pPr>
      <w:r w:rsidRPr="00A97B13">
        <w:rPr>
          <w:rFonts w:ascii="Verdana" w:hAnsi="Verdana" w:cs="Arial"/>
          <w:b/>
          <w:bCs/>
          <w:spacing w:val="-1"/>
          <w:sz w:val="18"/>
          <w:szCs w:val="18"/>
        </w:rPr>
        <w:t>Confidential Information</w:t>
      </w:r>
      <w:r w:rsidRPr="00A97B13">
        <w:rPr>
          <w:rFonts w:ascii="Verdana" w:hAnsi="Verdana" w:cs="Arial"/>
          <w:bCs/>
          <w:spacing w:val="-1"/>
          <w:sz w:val="18"/>
          <w:szCs w:val="18"/>
        </w:rPr>
        <w:t xml:space="preserve"> of a party (</w:t>
      </w:r>
      <w:r w:rsidRPr="00A97B13">
        <w:rPr>
          <w:rFonts w:ascii="Verdana" w:hAnsi="Verdana" w:cs="Arial"/>
          <w:b/>
          <w:bCs/>
          <w:spacing w:val="-1"/>
          <w:sz w:val="18"/>
          <w:szCs w:val="18"/>
        </w:rPr>
        <w:t>Disclosing</w:t>
      </w:r>
      <w:r w:rsidRPr="00A97B13">
        <w:rPr>
          <w:rFonts w:ascii="Verdana" w:hAnsi="Verdana" w:cs="Arial"/>
          <w:bCs/>
          <w:spacing w:val="-1"/>
          <w:sz w:val="18"/>
          <w:szCs w:val="18"/>
        </w:rPr>
        <w:t xml:space="preserve"> </w:t>
      </w:r>
      <w:r w:rsidRPr="00A97B13">
        <w:rPr>
          <w:rFonts w:ascii="Verdana" w:hAnsi="Verdana" w:cs="Arial"/>
          <w:b/>
          <w:bCs/>
          <w:spacing w:val="-1"/>
          <w:sz w:val="18"/>
          <w:szCs w:val="18"/>
        </w:rPr>
        <w:t>Party</w:t>
      </w:r>
      <w:r w:rsidRPr="00A97B13">
        <w:rPr>
          <w:rFonts w:ascii="Verdana" w:hAnsi="Verdana" w:cs="Arial"/>
          <w:bCs/>
          <w:spacing w:val="-1"/>
          <w:sz w:val="18"/>
          <w:szCs w:val="18"/>
        </w:rPr>
        <w:t xml:space="preserve">) </w:t>
      </w:r>
      <w:r w:rsidR="0041789C" w:rsidRPr="00A97B13">
        <w:rPr>
          <w:rFonts w:ascii="Verdana" w:hAnsi="Verdana" w:cs="Arial"/>
          <w:bCs/>
          <w:spacing w:val="-1"/>
          <w:sz w:val="18"/>
          <w:szCs w:val="18"/>
        </w:rPr>
        <w:t>means</w:t>
      </w:r>
      <w:r w:rsidRPr="00A97B13">
        <w:rPr>
          <w:rFonts w:ascii="Verdana" w:hAnsi="Verdana" w:cs="Arial"/>
          <w:bCs/>
          <w:spacing w:val="-1"/>
          <w:sz w:val="18"/>
          <w:szCs w:val="18"/>
        </w:rPr>
        <w:t xml:space="preserve"> all information that</w:t>
      </w:r>
      <w:r w:rsidR="00945FA6" w:rsidRPr="00A97B13">
        <w:rPr>
          <w:rFonts w:ascii="Verdana" w:hAnsi="Verdana" w:cs="Arial"/>
          <w:bCs/>
          <w:spacing w:val="-1"/>
          <w:sz w:val="18"/>
          <w:szCs w:val="18"/>
        </w:rPr>
        <w:t xml:space="preserve"> is about the Disclosing P</w:t>
      </w:r>
      <w:r w:rsidRPr="00A97B13">
        <w:rPr>
          <w:rFonts w:ascii="Verdana" w:hAnsi="Verdana" w:cs="Arial"/>
          <w:bCs/>
          <w:spacing w:val="-1"/>
          <w:sz w:val="18"/>
          <w:szCs w:val="18"/>
        </w:rPr>
        <w:t>arty, its Affiliates</w:t>
      </w:r>
      <w:r w:rsidR="00945FA6" w:rsidRPr="00A97B13">
        <w:rPr>
          <w:rFonts w:ascii="Verdana" w:hAnsi="Verdana" w:cs="Arial"/>
          <w:bCs/>
          <w:spacing w:val="-1"/>
          <w:sz w:val="18"/>
          <w:szCs w:val="18"/>
        </w:rPr>
        <w:t>,</w:t>
      </w:r>
      <w:r w:rsidRPr="00A97B13">
        <w:rPr>
          <w:rFonts w:ascii="Verdana" w:hAnsi="Verdana" w:cs="Arial"/>
          <w:bCs/>
          <w:spacing w:val="-1"/>
          <w:sz w:val="18"/>
          <w:szCs w:val="18"/>
        </w:rPr>
        <w:t xml:space="preserve"> or its </w:t>
      </w:r>
      <w:r w:rsidR="00945FA6" w:rsidRPr="00A97B13">
        <w:rPr>
          <w:rFonts w:ascii="Verdana" w:hAnsi="Verdana" w:cs="Arial"/>
          <w:bCs/>
          <w:spacing w:val="-1"/>
          <w:sz w:val="18"/>
          <w:szCs w:val="18"/>
        </w:rPr>
        <w:t xml:space="preserve">or its Affiliates’ </w:t>
      </w:r>
      <w:r w:rsidRPr="00A97B13">
        <w:rPr>
          <w:rFonts w:ascii="Verdana" w:hAnsi="Verdana" w:cs="Arial"/>
          <w:bCs/>
          <w:spacing w:val="-1"/>
          <w:sz w:val="18"/>
          <w:szCs w:val="18"/>
        </w:rPr>
        <w:t>affairs, or obtained by the other party (</w:t>
      </w:r>
      <w:r w:rsidRPr="00A97B13">
        <w:rPr>
          <w:rFonts w:ascii="Verdana" w:hAnsi="Verdana" w:cs="Arial"/>
          <w:b/>
          <w:bCs/>
          <w:spacing w:val="-1"/>
          <w:sz w:val="18"/>
          <w:szCs w:val="18"/>
        </w:rPr>
        <w:t>Recipient</w:t>
      </w:r>
      <w:r w:rsidRPr="00A97B13">
        <w:rPr>
          <w:rFonts w:ascii="Verdana" w:hAnsi="Verdana" w:cs="Arial"/>
          <w:bCs/>
          <w:spacing w:val="-1"/>
          <w:sz w:val="18"/>
          <w:szCs w:val="18"/>
        </w:rPr>
        <w:t xml:space="preserve">) directly or indirectly from the Disclosing Party </w:t>
      </w:r>
      <w:r w:rsidR="00945FA6" w:rsidRPr="00A97B13">
        <w:rPr>
          <w:rFonts w:ascii="Verdana" w:hAnsi="Verdana" w:cs="Arial"/>
          <w:bCs/>
          <w:spacing w:val="-1"/>
          <w:sz w:val="18"/>
          <w:szCs w:val="18"/>
        </w:rPr>
        <w:t>or its Affiliates</w:t>
      </w:r>
      <w:r w:rsidR="00945FA6" w:rsidRPr="00FE60E6">
        <w:rPr>
          <w:rFonts w:ascii="Verdana" w:hAnsi="Verdana" w:cs="Arial"/>
          <w:bCs/>
          <w:spacing w:val="-1"/>
          <w:sz w:val="18"/>
          <w:szCs w:val="18"/>
        </w:rPr>
        <w:t xml:space="preserve"> </w:t>
      </w:r>
      <w:r w:rsidRPr="00FE60E6">
        <w:rPr>
          <w:rFonts w:ascii="Verdana" w:hAnsi="Verdana" w:cs="Arial"/>
          <w:bCs/>
          <w:spacing w:val="-1"/>
          <w:sz w:val="18"/>
          <w:szCs w:val="18"/>
        </w:rPr>
        <w:t xml:space="preserve">in connection with this </w:t>
      </w:r>
      <w:r w:rsidR="00952D6B" w:rsidRPr="00A62CD6">
        <w:rPr>
          <w:rFonts w:ascii="Verdana" w:hAnsi="Verdana" w:cs="Arial"/>
          <w:bCs/>
          <w:spacing w:val="-1"/>
          <w:sz w:val="18"/>
          <w:szCs w:val="18"/>
        </w:rPr>
        <w:t>Agreement</w:t>
      </w:r>
      <w:r w:rsidR="0041789C" w:rsidRPr="00FE60E6">
        <w:rPr>
          <w:rFonts w:ascii="Verdana" w:hAnsi="Verdana" w:cs="Arial"/>
          <w:bCs/>
          <w:spacing w:val="-1"/>
          <w:sz w:val="18"/>
          <w:szCs w:val="18"/>
        </w:rPr>
        <w:t xml:space="preserve">, </w:t>
      </w:r>
      <w:r w:rsidR="002B1179" w:rsidRPr="00FE60E6">
        <w:rPr>
          <w:rFonts w:ascii="Verdana" w:hAnsi="Verdana" w:cs="Arial"/>
          <w:bCs/>
          <w:spacing w:val="-1"/>
          <w:sz w:val="18"/>
          <w:szCs w:val="18"/>
        </w:rPr>
        <w:t xml:space="preserve">and includes the terms and conditions of this </w:t>
      </w:r>
      <w:r w:rsidR="00952D6B" w:rsidRPr="00A62CD6">
        <w:rPr>
          <w:rFonts w:ascii="Verdana" w:hAnsi="Verdana" w:cs="Arial"/>
          <w:bCs/>
          <w:spacing w:val="-1"/>
          <w:sz w:val="18"/>
          <w:szCs w:val="18"/>
        </w:rPr>
        <w:t>Agreement</w:t>
      </w:r>
      <w:r w:rsidR="002B1179" w:rsidRPr="00FE60E6">
        <w:rPr>
          <w:rFonts w:ascii="Verdana" w:hAnsi="Verdana" w:cs="Arial"/>
          <w:bCs/>
          <w:spacing w:val="-1"/>
          <w:sz w:val="18"/>
          <w:szCs w:val="18"/>
        </w:rPr>
        <w:t>, but excludes</w:t>
      </w:r>
      <w:r w:rsidR="0041789C" w:rsidRPr="00FE60E6">
        <w:rPr>
          <w:rFonts w:ascii="Verdana" w:hAnsi="Verdana" w:cs="Arial"/>
          <w:bCs/>
          <w:spacing w:val="-1"/>
          <w:sz w:val="18"/>
          <w:szCs w:val="18"/>
        </w:rPr>
        <w:t xml:space="preserve"> information:</w:t>
      </w:r>
    </w:p>
    <w:p w14:paraId="7E03A053" w14:textId="77777777" w:rsidR="00AF22B4" w:rsidRPr="00FE60E6" w:rsidRDefault="0041789C" w:rsidP="00BE0A70">
      <w:pPr>
        <w:pStyle w:val="Heading3"/>
        <w:widowControl w:val="0"/>
        <w:numPr>
          <w:ilvl w:val="0"/>
          <w:numId w:val="7"/>
        </w:numPr>
        <w:rPr>
          <w:rFonts w:ascii="Verdana" w:hAnsi="Verdana"/>
        </w:rPr>
      </w:pPr>
      <w:r w:rsidRPr="00FE60E6">
        <w:rPr>
          <w:rFonts w:ascii="Verdana" w:hAnsi="Verdana"/>
        </w:rPr>
        <w:t xml:space="preserve">which is or becomes public knowledge, other than </w:t>
      </w:r>
      <w:proofErr w:type="gramStart"/>
      <w:r w:rsidRPr="00FE60E6">
        <w:rPr>
          <w:rFonts w:ascii="Verdana" w:hAnsi="Verdana"/>
        </w:rPr>
        <w:t>as a result of</w:t>
      </w:r>
      <w:proofErr w:type="gramEnd"/>
      <w:r w:rsidRPr="00FE60E6">
        <w:rPr>
          <w:rFonts w:ascii="Verdana" w:hAnsi="Verdana"/>
        </w:rPr>
        <w:t xml:space="preserve"> a</w:t>
      </w:r>
      <w:r w:rsidR="00AF22B4" w:rsidRPr="00FE60E6">
        <w:rPr>
          <w:rFonts w:ascii="Verdana" w:hAnsi="Verdana"/>
        </w:rPr>
        <w:t xml:space="preserve">ny fault of the Recipient or its permitted </w:t>
      </w:r>
      <w:proofErr w:type="spellStart"/>
      <w:proofErr w:type="gramStart"/>
      <w:r w:rsidR="00AF22B4" w:rsidRPr="00FE60E6">
        <w:rPr>
          <w:rFonts w:ascii="Verdana" w:hAnsi="Verdana"/>
        </w:rPr>
        <w:t>disclosees</w:t>
      </w:r>
      <w:proofErr w:type="spellEnd"/>
      <w:r w:rsidR="00AF22B4" w:rsidRPr="00FE60E6">
        <w:rPr>
          <w:rFonts w:ascii="Verdana" w:hAnsi="Verdana"/>
        </w:rPr>
        <w:t>;</w:t>
      </w:r>
      <w:proofErr w:type="gramEnd"/>
    </w:p>
    <w:p w14:paraId="6C2A966C" w14:textId="77777777" w:rsidR="00AF22B4" w:rsidRPr="00FE60E6" w:rsidRDefault="00AF22B4" w:rsidP="00BE0A70">
      <w:pPr>
        <w:pStyle w:val="Heading3"/>
        <w:widowControl w:val="0"/>
        <w:numPr>
          <w:ilvl w:val="0"/>
          <w:numId w:val="7"/>
        </w:numPr>
        <w:rPr>
          <w:rFonts w:ascii="Verdana" w:hAnsi="Verdana"/>
        </w:rPr>
      </w:pPr>
      <w:r w:rsidRPr="00FE60E6">
        <w:rPr>
          <w:rFonts w:ascii="Verdana" w:hAnsi="Verdana"/>
        </w:rPr>
        <w:t xml:space="preserve">developed independently of this </w:t>
      </w:r>
      <w:r w:rsidR="00952D6B" w:rsidRPr="00A62CD6">
        <w:rPr>
          <w:rFonts w:ascii="Verdana" w:hAnsi="Verdana"/>
        </w:rPr>
        <w:t>Agreement</w:t>
      </w:r>
      <w:r w:rsidRPr="00FE60E6">
        <w:rPr>
          <w:rFonts w:ascii="Verdana" w:hAnsi="Verdana"/>
        </w:rPr>
        <w:t xml:space="preserve"> and any information of the Disclosing Party; or</w:t>
      </w:r>
    </w:p>
    <w:p w14:paraId="38D99A41" w14:textId="77777777" w:rsidR="004B2C82" w:rsidRPr="00FE60E6" w:rsidRDefault="00AF22B4" w:rsidP="00BE0A70">
      <w:pPr>
        <w:pStyle w:val="Heading3"/>
        <w:widowControl w:val="0"/>
        <w:numPr>
          <w:ilvl w:val="0"/>
          <w:numId w:val="7"/>
        </w:numPr>
        <w:rPr>
          <w:rFonts w:ascii="Verdana" w:hAnsi="Verdana"/>
        </w:rPr>
      </w:pPr>
      <w:r w:rsidRPr="00FE60E6">
        <w:rPr>
          <w:rFonts w:ascii="Verdana" w:hAnsi="Verdana"/>
        </w:rPr>
        <w:t>received by the Recipient from a third party without restriction and without any breach of any obligation of confidentiality</w:t>
      </w:r>
      <w:r w:rsidR="004B2C82" w:rsidRPr="00FE60E6">
        <w:rPr>
          <w:rFonts w:ascii="Verdana" w:hAnsi="Verdana"/>
        </w:rPr>
        <w:t xml:space="preserve">.  </w:t>
      </w:r>
    </w:p>
    <w:p w14:paraId="0EFF948C" w14:textId="77777777" w:rsidR="0035380A" w:rsidRPr="005400C3" w:rsidRDefault="0035380A" w:rsidP="00A62CD6">
      <w:pPr>
        <w:keepNext/>
        <w:keepLines/>
        <w:spacing w:after="120"/>
        <w:ind w:left="567"/>
        <w:jc w:val="both"/>
        <w:rPr>
          <w:rFonts w:ascii="Verdana" w:hAnsi="Verdana" w:cs="Arial"/>
          <w:sz w:val="18"/>
          <w:szCs w:val="18"/>
        </w:rPr>
      </w:pPr>
      <w:r w:rsidRPr="00FE60E6">
        <w:rPr>
          <w:rFonts w:ascii="Verdana" w:hAnsi="Verdana" w:cs="Arial"/>
          <w:b/>
          <w:sz w:val="18"/>
          <w:szCs w:val="18"/>
        </w:rPr>
        <w:t>Fee</w:t>
      </w:r>
      <w:r w:rsidR="002227D3" w:rsidRPr="00FE60E6">
        <w:rPr>
          <w:rFonts w:ascii="Verdana" w:hAnsi="Verdana" w:cs="Arial"/>
          <w:b/>
          <w:sz w:val="18"/>
          <w:szCs w:val="18"/>
        </w:rPr>
        <w:t>s</w:t>
      </w:r>
      <w:r w:rsidRPr="00FE60E6">
        <w:rPr>
          <w:rFonts w:ascii="Verdana" w:hAnsi="Verdana" w:cs="Arial"/>
          <w:sz w:val="18"/>
          <w:szCs w:val="18"/>
        </w:rPr>
        <w:t xml:space="preserve"> </w:t>
      </w:r>
      <w:r w:rsidR="002227D3" w:rsidRPr="00FE60E6">
        <w:rPr>
          <w:rFonts w:ascii="Verdana" w:hAnsi="Verdana" w:cs="Arial"/>
          <w:sz w:val="18"/>
          <w:szCs w:val="18"/>
        </w:rPr>
        <w:t xml:space="preserve">means the fees </w:t>
      </w:r>
      <w:r w:rsidR="00A60E80" w:rsidRPr="00FE60E6">
        <w:rPr>
          <w:rFonts w:ascii="Verdana" w:hAnsi="Verdana" w:cs="Arial"/>
          <w:sz w:val="18"/>
          <w:szCs w:val="18"/>
        </w:rPr>
        <w:t xml:space="preserve">for the Services, including any </w:t>
      </w:r>
      <w:r w:rsidR="00A60E80" w:rsidRPr="005400C3">
        <w:rPr>
          <w:rFonts w:ascii="Verdana" w:hAnsi="Verdana" w:cs="Arial"/>
          <w:sz w:val="18"/>
          <w:szCs w:val="18"/>
        </w:rPr>
        <w:t xml:space="preserve">costs and other expenses, </w:t>
      </w:r>
      <w:r w:rsidR="002227D3" w:rsidRPr="005400C3">
        <w:rPr>
          <w:rFonts w:ascii="Verdana" w:hAnsi="Verdana" w:cs="Arial"/>
          <w:sz w:val="18"/>
          <w:szCs w:val="18"/>
        </w:rPr>
        <w:t xml:space="preserve">set out in the </w:t>
      </w:r>
      <w:r w:rsidR="001425DB" w:rsidRPr="005400C3">
        <w:rPr>
          <w:rFonts w:ascii="Verdana" w:hAnsi="Verdana" w:cs="Arial"/>
          <w:sz w:val="18"/>
          <w:szCs w:val="18"/>
        </w:rPr>
        <w:t>applicable Statement of Work</w:t>
      </w:r>
      <w:r w:rsidRPr="005400C3">
        <w:rPr>
          <w:rFonts w:ascii="Verdana" w:hAnsi="Verdana" w:cs="Arial"/>
          <w:sz w:val="18"/>
          <w:szCs w:val="18"/>
        </w:rPr>
        <w:t>.</w:t>
      </w:r>
    </w:p>
    <w:p w14:paraId="7DF265AB" w14:textId="77777777" w:rsidR="000F7BED" w:rsidRPr="005400C3" w:rsidRDefault="005A123D" w:rsidP="005400C3">
      <w:pPr>
        <w:spacing w:after="120"/>
        <w:ind w:left="567"/>
        <w:jc w:val="both"/>
        <w:rPr>
          <w:rFonts w:ascii="Verdana" w:hAnsi="Verdana" w:cs="Arial"/>
          <w:spacing w:val="-1"/>
          <w:sz w:val="18"/>
          <w:szCs w:val="18"/>
        </w:rPr>
      </w:pPr>
      <w:r w:rsidRPr="005400C3">
        <w:rPr>
          <w:rFonts w:ascii="Verdana" w:hAnsi="Verdana" w:cs="Arial"/>
          <w:b/>
          <w:bCs/>
          <w:spacing w:val="-1"/>
          <w:sz w:val="18"/>
          <w:szCs w:val="18"/>
        </w:rPr>
        <w:t>Force Majeure Event</w:t>
      </w:r>
      <w:r w:rsidRPr="005400C3">
        <w:rPr>
          <w:rFonts w:ascii="Verdana" w:hAnsi="Verdana" w:cs="Arial"/>
          <w:sz w:val="18"/>
          <w:szCs w:val="18"/>
          <w:lang w:val="en-AU"/>
        </w:rPr>
        <w:t xml:space="preserve"> </w:t>
      </w:r>
      <w:r w:rsidRPr="005400C3">
        <w:rPr>
          <w:rFonts w:ascii="Verdana" w:hAnsi="Verdana" w:cs="Arial"/>
          <w:spacing w:val="-1"/>
          <w:sz w:val="18"/>
          <w:szCs w:val="18"/>
        </w:rPr>
        <w:t xml:space="preserve">means an event beyond the reasonable control of a party </w:t>
      </w:r>
      <w:r w:rsidR="000F7BED" w:rsidRPr="005400C3">
        <w:rPr>
          <w:rFonts w:ascii="Verdana" w:hAnsi="Verdana" w:cs="Arial"/>
          <w:spacing w:val="-1"/>
          <w:sz w:val="18"/>
          <w:szCs w:val="18"/>
        </w:rPr>
        <w:t xml:space="preserve">(but excluding </w:t>
      </w:r>
      <w:r w:rsidR="002227D3" w:rsidRPr="005400C3">
        <w:rPr>
          <w:rFonts w:ascii="Verdana" w:hAnsi="Verdana" w:cs="Arial"/>
          <w:spacing w:val="-1"/>
          <w:sz w:val="18"/>
          <w:szCs w:val="18"/>
        </w:rPr>
        <w:t xml:space="preserve">a </w:t>
      </w:r>
      <w:r w:rsidR="000F7BED" w:rsidRPr="005400C3">
        <w:rPr>
          <w:rFonts w:ascii="Verdana" w:hAnsi="Verdana" w:cs="Arial"/>
          <w:spacing w:val="-1"/>
          <w:sz w:val="18"/>
          <w:szCs w:val="18"/>
        </w:rPr>
        <w:t>lack of funds</w:t>
      </w:r>
      <w:r w:rsidR="00F87821" w:rsidRPr="005400C3">
        <w:rPr>
          <w:rFonts w:ascii="Verdana" w:hAnsi="Verdana" w:cs="Arial"/>
          <w:spacing w:val="-1"/>
          <w:sz w:val="18"/>
          <w:szCs w:val="18"/>
        </w:rPr>
        <w:t xml:space="preserve"> for any reason</w:t>
      </w:r>
      <w:r w:rsidR="000F7BED" w:rsidRPr="005400C3">
        <w:rPr>
          <w:rFonts w:ascii="Verdana" w:hAnsi="Verdana" w:cs="Arial"/>
          <w:spacing w:val="-1"/>
          <w:sz w:val="18"/>
          <w:szCs w:val="18"/>
        </w:rPr>
        <w:t>).</w:t>
      </w:r>
    </w:p>
    <w:p w14:paraId="573354C5" w14:textId="77777777" w:rsidR="005A123D" w:rsidRPr="00FE60E6" w:rsidRDefault="005A123D" w:rsidP="005400C3">
      <w:pPr>
        <w:spacing w:after="120"/>
        <w:ind w:left="567"/>
        <w:jc w:val="both"/>
        <w:rPr>
          <w:rFonts w:ascii="Verdana" w:hAnsi="Verdana" w:cs="Arial"/>
          <w:b/>
          <w:bCs/>
          <w:spacing w:val="-1"/>
          <w:sz w:val="18"/>
          <w:szCs w:val="18"/>
        </w:rPr>
      </w:pPr>
      <w:r w:rsidRPr="005400C3">
        <w:rPr>
          <w:rFonts w:ascii="Verdana" w:hAnsi="Verdana" w:cs="Arial"/>
          <w:b/>
          <w:bCs/>
          <w:spacing w:val="-1"/>
          <w:sz w:val="18"/>
          <w:szCs w:val="18"/>
        </w:rPr>
        <w:t xml:space="preserve">Insolvency Event </w:t>
      </w:r>
      <w:r w:rsidRPr="005400C3">
        <w:rPr>
          <w:rFonts w:ascii="Verdana" w:hAnsi="Verdana" w:cs="Arial"/>
          <w:bCs/>
          <w:spacing w:val="-1"/>
          <w:sz w:val="18"/>
          <w:szCs w:val="18"/>
        </w:rPr>
        <w:t>means, in relation to a party,</w:t>
      </w:r>
      <w:r w:rsidRPr="005400C3">
        <w:rPr>
          <w:rFonts w:ascii="Verdana" w:hAnsi="Verdana" w:cs="Arial"/>
          <w:sz w:val="18"/>
          <w:szCs w:val="18"/>
        </w:rPr>
        <w:t xml:space="preserve"> that </w:t>
      </w:r>
      <w:r w:rsidR="009D7C9A" w:rsidRPr="005400C3">
        <w:rPr>
          <w:rFonts w:ascii="Verdana" w:hAnsi="Verdana" w:cs="Arial"/>
          <w:sz w:val="18"/>
          <w:szCs w:val="18"/>
        </w:rPr>
        <w:t xml:space="preserve">the </w:t>
      </w:r>
      <w:r w:rsidRPr="005400C3">
        <w:rPr>
          <w:rFonts w:ascii="Verdana" w:hAnsi="Verdana" w:cs="Arial"/>
          <w:sz w:val="18"/>
          <w:szCs w:val="18"/>
        </w:rPr>
        <w:t xml:space="preserve">party </w:t>
      </w:r>
      <w:r w:rsidR="009D7C9A" w:rsidRPr="005400C3">
        <w:rPr>
          <w:rFonts w:ascii="Verdana" w:hAnsi="Verdana" w:cs="Arial"/>
          <w:sz w:val="18"/>
          <w:szCs w:val="18"/>
        </w:rPr>
        <w:t xml:space="preserve">(other than for the purposes of a solvent restructuring) </w:t>
      </w:r>
      <w:r w:rsidRPr="005400C3">
        <w:rPr>
          <w:rFonts w:ascii="Verdana" w:hAnsi="Verdana" w:cs="Arial"/>
          <w:sz w:val="18"/>
          <w:szCs w:val="18"/>
        </w:rPr>
        <w:t>ceases or threatens to cease to</w:t>
      </w:r>
      <w:r w:rsidR="009D7C9A" w:rsidRPr="005400C3">
        <w:rPr>
          <w:rFonts w:ascii="Verdana" w:hAnsi="Verdana" w:cs="Arial"/>
          <w:sz w:val="18"/>
          <w:szCs w:val="18"/>
        </w:rPr>
        <w:t xml:space="preserve"> carry on business,</w:t>
      </w:r>
      <w:r w:rsidRPr="005400C3">
        <w:rPr>
          <w:rFonts w:ascii="Verdana" w:hAnsi="Verdana" w:cs="Arial"/>
          <w:sz w:val="18"/>
          <w:szCs w:val="18"/>
        </w:rPr>
        <w:t xml:space="preserve"> </w:t>
      </w:r>
      <w:r w:rsidR="006E58BE" w:rsidRPr="005400C3">
        <w:rPr>
          <w:rFonts w:ascii="Verdana" w:hAnsi="Verdana" w:cs="Arial"/>
          <w:sz w:val="18"/>
          <w:szCs w:val="18"/>
        </w:rPr>
        <w:t xml:space="preserve">or (where the party is </w:t>
      </w:r>
      <w:r w:rsidR="00FE60E6" w:rsidRPr="005400C3">
        <w:rPr>
          <w:rFonts w:ascii="Verdana" w:hAnsi="Verdana" w:cs="Arial"/>
          <w:sz w:val="18"/>
          <w:szCs w:val="18"/>
        </w:rPr>
        <w:t>a company</w:t>
      </w:r>
      <w:r w:rsidR="006E58BE" w:rsidRPr="005400C3">
        <w:rPr>
          <w:rFonts w:ascii="Verdana" w:hAnsi="Verdana" w:cs="Arial"/>
          <w:sz w:val="18"/>
          <w:szCs w:val="18"/>
        </w:rPr>
        <w:t xml:space="preserve">) </w:t>
      </w:r>
      <w:r w:rsidRPr="005400C3">
        <w:rPr>
          <w:rFonts w:ascii="Verdana" w:hAnsi="Verdana" w:cs="Arial"/>
          <w:sz w:val="18"/>
          <w:szCs w:val="18"/>
        </w:rPr>
        <w:t>is subject to any</w:t>
      </w:r>
      <w:r w:rsidR="009D7C9A" w:rsidRPr="005400C3">
        <w:rPr>
          <w:rFonts w:ascii="Verdana" w:hAnsi="Verdana" w:cs="Arial"/>
          <w:sz w:val="18"/>
          <w:szCs w:val="18"/>
        </w:rPr>
        <w:t xml:space="preserve"> form of insolvency proceedings,</w:t>
      </w:r>
      <w:r w:rsidRPr="005400C3">
        <w:rPr>
          <w:rFonts w:ascii="Verdana" w:hAnsi="Verdana" w:cs="Arial"/>
          <w:sz w:val="18"/>
          <w:szCs w:val="18"/>
        </w:rPr>
        <w:t xml:space="preserve"> commits an act of bankruptcy o</w:t>
      </w:r>
      <w:r w:rsidR="009D7C9A" w:rsidRPr="005400C3">
        <w:rPr>
          <w:rFonts w:ascii="Verdana" w:hAnsi="Verdana" w:cs="Arial"/>
          <w:sz w:val="18"/>
          <w:szCs w:val="18"/>
        </w:rPr>
        <w:t>r has been adjudicated bankrupt,</w:t>
      </w:r>
      <w:r w:rsidRPr="005400C3">
        <w:rPr>
          <w:rFonts w:ascii="Verdana" w:hAnsi="Verdana" w:cs="Arial"/>
          <w:sz w:val="18"/>
          <w:szCs w:val="18"/>
        </w:rPr>
        <w:t xml:space="preserve"> has any of </w:t>
      </w:r>
      <w:r w:rsidR="009D7C9A" w:rsidRPr="005400C3">
        <w:rPr>
          <w:rFonts w:ascii="Verdana" w:hAnsi="Verdana" w:cs="Arial"/>
          <w:sz w:val="18"/>
          <w:szCs w:val="18"/>
        </w:rPr>
        <w:t>its assets seized by a creditor,</w:t>
      </w:r>
      <w:r w:rsidRPr="005400C3">
        <w:rPr>
          <w:rFonts w:ascii="Verdana" w:hAnsi="Verdana" w:cs="Arial"/>
          <w:sz w:val="18"/>
          <w:szCs w:val="18"/>
        </w:rPr>
        <w:t xml:space="preserve"> enters into any </w:t>
      </w:r>
      <w:r w:rsidR="009D7C9A" w:rsidRPr="005400C3">
        <w:rPr>
          <w:rFonts w:ascii="Verdana" w:hAnsi="Verdana" w:cs="Arial"/>
          <w:sz w:val="18"/>
          <w:szCs w:val="18"/>
        </w:rPr>
        <w:t>arrangement</w:t>
      </w:r>
      <w:r w:rsidRPr="005400C3">
        <w:rPr>
          <w:rFonts w:ascii="Verdana" w:hAnsi="Verdana" w:cs="Arial"/>
          <w:sz w:val="18"/>
          <w:szCs w:val="18"/>
        </w:rPr>
        <w:t xml:space="preserve"> </w:t>
      </w:r>
      <w:r w:rsidR="009D7C9A" w:rsidRPr="005400C3">
        <w:rPr>
          <w:rFonts w:ascii="Verdana" w:hAnsi="Verdana" w:cs="Arial"/>
          <w:sz w:val="18"/>
          <w:szCs w:val="18"/>
        </w:rPr>
        <w:t>for the benefit of</w:t>
      </w:r>
      <w:r w:rsidR="009D7C9A" w:rsidRPr="00FE60E6">
        <w:rPr>
          <w:rFonts w:ascii="Verdana" w:hAnsi="Verdana" w:cs="Arial"/>
          <w:sz w:val="18"/>
          <w:szCs w:val="18"/>
        </w:rPr>
        <w:t xml:space="preserve"> its </w:t>
      </w:r>
      <w:r w:rsidRPr="00FE60E6">
        <w:rPr>
          <w:rFonts w:ascii="Verdana" w:hAnsi="Verdana" w:cs="Arial"/>
          <w:sz w:val="18"/>
          <w:szCs w:val="18"/>
        </w:rPr>
        <w:t>creditor</w:t>
      </w:r>
      <w:r w:rsidR="009D7C9A" w:rsidRPr="00FE60E6">
        <w:rPr>
          <w:rFonts w:ascii="Verdana" w:hAnsi="Verdana" w:cs="Arial"/>
          <w:sz w:val="18"/>
          <w:szCs w:val="18"/>
        </w:rPr>
        <w:t>s,</w:t>
      </w:r>
      <w:r w:rsidRPr="00FE60E6">
        <w:rPr>
          <w:rFonts w:ascii="Verdana" w:hAnsi="Verdana" w:cs="Arial"/>
          <w:sz w:val="18"/>
          <w:szCs w:val="18"/>
        </w:rPr>
        <w:t xml:space="preserve"> has a receiver, liquidator, administrator, statutory manage</w:t>
      </w:r>
      <w:r w:rsidR="009D7C9A" w:rsidRPr="00FE60E6">
        <w:rPr>
          <w:rFonts w:ascii="Verdana" w:hAnsi="Verdana" w:cs="Arial"/>
          <w:sz w:val="18"/>
          <w:szCs w:val="18"/>
        </w:rPr>
        <w:t>r or similar official appointed,</w:t>
      </w:r>
      <w:r w:rsidRPr="00FE60E6">
        <w:rPr>
          <w:rFonts w:ascii="Verdana" w:hAnsi="Verdana" w:cs="Arial"/>
          <w:sz w:val="18"/>
          <w:szCs w:val="18"/>
        </w:rPr>
        <w:t xml:space="preserve"> becomes insolve</w:t>
      </w:r>
      <w:r w:rsidR="009D7C9A" w:rsidRPr="00FE60E6">
        <w:rPr>
          <w:rFonts w:ascii="Verdana" w:hAnsi="Verdana" w:cs="Arial"/>
          <w:sz w:val="18"/>
          <w:szCs w:val="18"/>
        </w:rPr>
        <w:t>nt or is deemed by law to be so,</w:t>
      </w:r>
      <w:r w:rsidRPr="00FE60E6">
        <w:rPr>
          <w:rFonts w:ascii="Verdana" w:hAnsi="Verdana" w:cs="Arial"/>
          <w:sz w:val="18"/>
          <w:szCs w:val="18"/>
        </w:rPr>
        <w:t xml:space="preserve"> or suffers any analogous event</w:t>
      </w:r>
      <w:r w:rsidR="009D7C9A" w:rsidRPr="00FE60E6">
        <w:rPr>
          <w:rFonts w:ascii="Verdana" w:hAnsi="Verdana" w:cs="Arial"/>
          <w:sz w:val="18"/>
          <w:szCs w:val="18"/>
        </w:rPr>
        <w:t xml:space="preserve"> under the laws of any relevant jurisdiction</w:t>
      </w:r>
      <w:r w:rsidRPr="00FE60E6">
        <w:rPr>
          <w:rFonts w:ascii="Verdana" w:hAnsi="Verdana" w:cs="Arial"/>
          <w:sz w:val="18"/>
          <w:szCs w:val="18"/>
        </w:rPr>
        <w:t>.</w:t>
      </w:r>
    </w:p>
    <w:p w14:paraId="6747E8F3" w14:textId="77777777" w:rsidR="005A123D" w:rsidRPr="00FE60E6" w:rsidRDefault="005A123D" w:rsidP="005400C3">
      <w:pPr>
        <w:spacing w:after="120"/>
        <w:ind w:left="567"/>
        <w:jc w:val="both"/>
        <w:rPr>
          <w:rFonts w:ascii="Verdana" w:hAnsi="Verdana" w:cs="Arial"/>
          <w:sz w:val="18"/>
          <w:szCs w:val="18"/>
        </w:rPr>
      </w:pPr>
      <w:r w:rsidRPr="00FE60E6">
        <w:rPr>
          <w:rFonts w:ascii="Verdana" w:hAnsi="Verdana" w:cs="Arial"/>
          <w:b/>
          <w:bCs/>
          <w:spacing w:val="-1"/>
          <w:sz w:val="18"/>
          <w:szCs w:val="18"/>
        </w:rPr>
        <w:t xml:space="preserve">Intellectual Property </w:t>
      </w:r>
      <w:r w:rsidR="0080256E" w:rsidRPr="00FE60E6">
        <w:rPr>
          <w:rFonts w:ascii="Verdana" w:hAnsi="Verdana" w:cs="Arial"/>
          <w:b/>
          <w:bCs/>
          <w:spacing w:val="-1"/>
          <w:sz w:val="18"/>
          <w:szCs w:val="18"/>
        </w:rPr>
        <w:t xml:space="preserve">Rights </w:t>
      </w:r>
      <w:r w:rsidRPr="00FE60E6">
        <w:rPr>
          <w:rFonts w:ascii="Verdana" w:hAnsi="Verdana" w:cs="Arial"/>
          <w:sz w:val="18"/>
          <w:szCs w:val="18"/>
        </w:rPr>
        <w:t>means any and all rights to and interests in or protecting</w:t>
      </w:r>
      <w:r w:rsidR="001F0EB5" w:rsidRPr="00FE60E6">
        <w:rPr>
          <w:rFonts w:ascii="Verdana" w:hAnsi="Verdana" w:cs="Arial"/>
          <w:sz w:val="18"/>
          <w:szCs w:val="18"/>
        </w:rPr>
        <w:t xml:space="preserve"> (anywhere in the world)</w:t>
      </w:r>
      <w:r w:rsidRPr="00FE60E6">
        <w:rPr>
          <w:rFonts w:ascii="Verdana" w:hAnsi="Verdana" w:cs="Arial"/>
          <w:sz w:val="18"/>
          <w:szCs w:val="18"/>
        </w:rPr>
        <w:t xml:space="preserve"> any industrial or intellectual property of any kind, whether or not in a material form, including</w:t>
      </w:r>
      <w:r w:rsidR="00C330C3" w:rsidRPr="00FE60E6">
        <w:rPr>
          <w:rFonts w:ascii="Verdana" w:hAnsi="Verdana"/>
        </w:rPr>
        <w:t xml:space="preserve"> </w:t>
      </w:r>
      <w:r w:rsidR="00C330C3" w:rsidRPr="00FE60E6">
        <w:rPr>
          <w:rFonts w:ascii="Verdana" w:hAnsi="Verdana" w:cs="Arial"/>
          <w:sz w:val="18"/>
          <w:szCs w:val="18"/>
        </w:rPr>
        <w:t xml:space="preserve">copyright, </w:t>
      </w:r>
      <w:proofErr w:type="spellStart"/>
      <w:r w:rsidR="00C330C3" w:rsidRPr="00FE60E6">
        <w:rPr>
          <w:rFonts w:ascii="Verdana" w:hAnsi="Verdana" w:cs="Arial"/>
          <w:sz w:val="18"/>
          <w:szCs w:val="18"/>
        </w:rPr>
        <w:t>trade marks</w:t>
      </w:r>
      <w:proofErr w:type="spellEnd"/>
      <w:r w:rsidR="00C330C3" w:rsidRPr="00FE60E6">
        <w:rPr>
          <w:rFonts w:ascii="Verdana" w:hAnsi="Verdana" w:cs="Arial"/>
          <w:sz w:val="18"/>
          <w:szCs w:val="18"/>
        </w:rPr>
        <w:t xml:space="preserve">, design rights, patents (or similar), all rights relating to </w:t>
      </w:r>
      <w:r w:rsidR="00A008FA" w:rsidRPr="00FE60E6">
        <w:rPr>
          <w:rFonts w:ascii="Verdana" w:hAnsi="Verdana" w:cs="Arial"/>
          <w:sz w:val="18"/>
          <w:szCs w:val="18"/>
        </w:rPr>
        <w:t xml:space="preserve">know-how, </w:t>
      </w:r>
      <w:r w:rsidR="00C330C3" w:rsidRPr="00FE60E6">
        <w:rPr>
          <w:rFonts w:ascii="Verdana" w:hAnsi="Verdana" w:cs="Arial"/>
          <w:sz w:val="18"/>
          <w:szCs w:val="18"/>
        </w:rPr>
        <w:t>confidential information, names, brands, inventions, discoveries, works, data, databases, designs, circuit layouts, any right to apply for registration of any such rights, any right to claim priority under international convention for any such applications and all rights conferred by such applications or registrations.</w:t>
      </w:r>
    </w:p>
    <w:p w14:paraId="4CC094E2" w14:textId="77777777" w:rsidR="001425DB" w:rsidRPr="00FE60E6" w:rsidRDefault="001425DB" w:rsidP="005400C3">
      <w:pPr>
        <w:spacing w:after="120"/>
        <w:ind w:left="567"/>
        <w:jc w:val="both"/>
        <w:rPr>
          <w:rFonts w:ascii="Verdana" w:hAnsi="Verdana" w:cs="Arial"/>
          <w:bCs/>
          <w:spacing w:val="-1"/>
          <w:sz w:val="18"/>
          <w:szCs w:val="18"/>
        </w:rPr>
      </w:pPr>
      <w:r>
        <w:rPr>
          <w:rFonts w:ascii="Verdana" w:hAnsi="Verdana" w:cs="Arial"/>
          <w:b/>
          <w:bCs/>
          <w:spacing w:val="-1"/>
          <w:sz w:val="18"/>
          <w:szCs w:val="18"/>
        </w:rPr>
        <w:t xml:space="preserve">Key Personnel </w:t>
      </w:r>
      <w:r>
        <w:rPr>
          <w:rFonts w:ascii="Verdana" w:hAnsi="Verdana" w:cs="Arial"/>
          <w:bCs/>
          <w:spacing w:val="-1"/>
          <w:sz w:val="18"/>
          <w:szCs w:val="18"/>
        </w:rPr>
        <w:t xml:space="preserve">means the key personnel specified in the applicable Statement of Work, as may be updated from time to time in accordance </w:t>
      </w:r>
      <w:r w:rsidRPr="00FE60E6">
        <w:rPr>
          <w:rFonts w:ascii="Verdana" w:hAnsi="Verdana" w:cs="Arial"/>
          <w:bCs/>
          <w:spacing w:val="-1"/>
          <w:sz w:val="18"/>
          <w:szCs w:val="18"/>
        </w:rPr>
        <w:t xml:space="preserve">with </w:t>
      </w:r>
      <w:r w:rsidR="00FE60E6" w:rsidRPr="00FE60E6">
        <w:rPr>
          <w:rFonts w:ascii="Verdana" w:hAnsi="Verdana" w:cs="Arial"/>
          <w:bCs/>
          <w:spacing w:val="-1"/>
          <w:sz w:val="18"/>
          <w:szCs w:val="18"/>
        </w:rPr>
        <w:t xml:space="preserve">clause </w:t>
      </w:r>
      <w:r w:rsidR="00FE60E6" w:rsidRPr="00FE60E6">
        <w:rPr>
          <w:rFonts w:ascii="Verdana" w:hAnsi="Verdana" w:cs="Arial"/>
          <w:bCs/>
          <w:spacing w:val="-1"/>
          <w:sz w:val="18"/>
          <w:szCs w:val="18"/>
        </w:rPr>
        <w:fldChar w:fldCharType="begin"/>
      </w:r>
      <w:r w:rsidR="00FE60E6" w:rsidRPr="00FE60E6">
        <w:rPr>
          <w:rFonts w:ascii="Verdana" w:hAnsi="Verdana" w:cs="Arial"/>
          <w:bCs/>
          <w:spacing w:val="-1"/>
          <w:sz w:val="18"/>
          <w:szCs w:val="18"/>
        </w:rPr>
        <w:instrText xml:space="preserve"> REF _Ref503770830 \r \h </w:instrText>
      </w:r>
      <w:r w:rsidR="00FE60E6">
        <w:rPr>
          <w:rFonts w:ascii="Verdana" w:hAnsi="Verdana" w:cs="Arial"/>
          <w:bCs/>
          <w:spacing w:val="-1"/>
          <w:sz w:val="18"/>
          <w:szCs w:val="18"/>
        </w:rPr>
        <w:instrText xml:space="preserve"> \* MERGEFORMAT </w:instrText>
      </w:r>
      <w:r w:rsidR="00FE60E6" w:rsidRPr="00FE60E6">
        <w:rPr>
          <w:rFonts w:ascii="Verdana" w:hAnsi="Verdana" w:cs="Arial"/>
          <w:bCs/>
          <w:spacing w:val="-1"/>
          <w:sz w:val="18"/>
          <w:szCs w:val="18"/>
        </w:rPr>
      </w:r>
      <w:r w:rsidR="00FE60E6" w:rsidRPr="00FE60E6">
        <w:rPr>
          <w:rFonts w:ascii="Verdana" w:hAnsi="Verdana" w:cs="Arial"/>
          <w:bCs/>
          <w:spacing w:val="-1"/>
          <w:sz w:val="18"/>
          <w:szCs w:val="18"/>
        </w:rPr>
        <w:fldChar w:fldCharType="separate"/>
      </w:r>
      <w:r w:rsidR="00803234">
        <w:rPr>
          <w:rFonts w:ascii="Verdana" w:hAnsi="Verdana" w:cs="Arial"/>
          <w:bCs/>
          <w:spacing w:val="-1"/>
          <w:sz w:val="18"/>
          <w:szCs w:val="18"/>
        </w:rPr>
        <w:t>5.3</w:t>
      </w:r>
      <w:r w:rsidR="00FE60E6" w:rsidRPr="00FE60E6">
        <w:rPr>
          <w:rFonts w:ascii="Verdana" w:hAnsi="Verdana" w:cs="Arial"/>
          <w:bCs/>
          <w:spacing w:val="-1"/>
          <w:sz w:val="18"/>
          <w:szCs w:val="18"/>
        </w:rPr>
        <w:fldChar w:fldCharType="end"/>
      </w:r>
      <w:r w:rsidRPr="00FE60E6">
        <w:rPr>
          <w:rFonts w:ascii="Verdana" w:hAnsi="Verdana" w:cs="Arial"/>
          <w:bCs/>
          <w:spacing w:val="-1"/>
          <w:sz w:val="18"/>
          <w:szCs w:val="18"/>
        </w:rPr>
        <w:t>.</w:t>
      </w:r>
    </w:p>
    <w:p w14:paraId="131C7D71" w14:textId="77777777" w:rsidR="00925A38" w:rsidRPr="005400C3" w:rsidRDefault="00925A38" w:rsidP="005400C3">
      <w:pPr>
        <w:spacing w:after="120"/>
        <w:ind w:left="567"/>
        <w:jc w:val="both"/>
        <w:rPr>
          <w:rFonts w:ascii="Verdana" w:hAnsi="Verdana" w:cs="Arial"/>
          <w:bCs/>
          <w:spacing w:val="-1"/>
          <w:sz w:val="18"/>
          <w:szCs w:val="18"/>
        </w:rPr>
      </w:pPr>
      <w:r w:rsidRPr="00FE60E6">
        <w:rPr>
          <w:rFonts w:ascii="Verdana" w:hAnsi="Verdana" w:cs="Arial"/>
          <w:b/>
          <w:bCs/>
          <w:spacing w:val="-1"/>
          <w:sz w:val="18"/>
          <w:szCs w:val="18"/>
        </w:rPr>
        <w:t xml:space="preserve">Payment </w:t>
      </w:r>
      <w:r w:rsidR="0007114D" w:rsidRPr="00FE60E6">
        <w:rPr>
          <w:rFonts w:ascii="Verdana" w:hAnsi="Verdana" w:cs="Arial"/>
          <w:b/>
          <w:bCs/>
          <w:spacing w:val="-1"/>
          <w:sz w:val="18"/>
          <w:szCs w:val="18"/>
        </w:rPr>
        <w:t>Terms</w:t>
      </w:r>
      <w:r w:rsidRPr="00FE60E6">
        <w:rPr>
          <w:rFonts w:ascii="Verdana" w:hAnsi="Verdana" w:cs="Arial"/>
          <w:b/>
          <w:bCs/>
          <w:spacing w:val="-1"/>
          <w:sz w:val="18"/>
          <w:szCs w:val="18"/>
        </w:rPr>
        <w:t xml:space="preserve"> </w:t>
      </w:r>
      <w:r w:rsidRPr="00FE60E6">
        <w:rPr>
          <w:rFonts w:ascii="Verdana" w:hAnsi="Verdana" w:cs="Arial"/>
          <w:bCs/>
          <w:spacing w:val="-1"/>
          <w:sz w:val="18"/>
          <w:szCs w:val="18"/>
        </w:rPr>
        <w:t xml:space="preserve">means the </w:t>
      </w:r>
      <w:r w:rsidR="0007114D" w:rsidRPr="00FE60E6">
        <w:rPr>
          <w:rFonts w:ascii="Verdana" w:hAnsi="Verdana" w:cs="Arial"/>
          <w:bCs/>
          <w:spacing w:val="-1"/>
          <w:sz w:val="18"/>
          <w:szCs w:val="18"/>
        </w:rPr>
        <w:t>dates and other terms</w:t>
      </w:r>
      <w:r w:rsidRPr="00FE60E6">
        <w:rPr>
          <w:rFonts w:ascii="Verdana" w:hAnsi="Verdana" w:cs="Arial"/>
          <w:bCs/>
          <w:spacing w:val="-1"/>
          <w:sz w:val="18"/>
          <w:szCs w:val="18"/>
        </w:rPr>
        <w:t xml:space="preserve"> for </w:t>
      </w:r>
      <w:r w:rsidR="0007114D" w:rsidRPr="00FE60E6">
        <w:rPr>
          <w:rFonts w:ascii="Verdana" w:hAnsi="Verdana" w:cs="Arial"/>
          <w:bCs/>
          <w:spacing w:val="-1"/>
          <w:sz w:val="18"/>
          <w:szCs w:val="18"/>
        </w:rPr>
        <w:t xml:space="preserve">invoicing, </w:t>
      </w:r>
      <w:r w:rsidR="00FE60E6">
        <w:rPr>
          <w:rFonts w:ascii="Verdana" w:hAnsi="Verdana" w:cs="Arial"/>
          <w:bCs/>
          <w:spacing w:val="-1"/>
          <w:sz w:val="18"/>
          <w:szCs w:val="18"/>
        </w:rPr>
        <w:t>F</w:t>
      </w:r>
      <w:r w:rsidRPr="00FE60E6">
        <w:rPr>
          <w:rFonts w:ascii="Verdana" w:hAnsi="Verdana" w:cs="Arial"/>
          <w:bCs/>
          <w:spacing w:val="-1"/>
          <w:sz w:val="18"/>
          <w:szCs w:val="18"/>
        </w:rPr>
        <w:t xml:space="preserve">ees </w:t>
      </w:r>
      <w:r w:rsidR="0007114D" w:rsidRPr="00FE60E6">
        <w:rPr>
          <w:rFonts w:ascii="Verdana" w:hAnsi="Verdana" w:cs="Arial"/>
          <w:bCs/>
          <w:spacing w:val="-1"/>
          <w:sz w:val="18"/>
          <w:szCs w:val="18"/>
        </w:rPr>
        <w:t xml:space="preserve">and payment </w:t>
      </w:r>
      <w:r w:rsidRPr="00FE60E6">
        <w:rPr>
          <w:rFonts w:ascii="Verdana" w:hAnsi="Verdana" w:cs="Arial"/>
          <w:bCs/>
          <w:spacing w:val="-1"/>
          <w:sz w:val="18"/>
          <w:szCs w:val="18"/>
        </w:rPr>
        <w:t xml:space="preserve">for the Services, </w:t>
      </w:r>
      <w:r w:rsidR="0007114D" w:rsidRPr="00FE60E6">
        <w:rPr>
          <w:rFonts w:ascii="Verdana" w:hAnsi="Verdana" w:cs="Arial"/>
          <w:bCs/>
          <w:spacing w:val="-1"/>
          <w:sz w:val="18"/>
          <w:szCs w:val="18"/>
        </w:rPr>
        <w:t>as</w:t>
      </w:r>
      <w:r w:rsidRPr="00FE60E6">
        <w:rPr>
          <w:rFonts w:ascii="Verdana" w:hAnsi="Verdana" w:cs="Arial"/>
          <w:bCs/>
          <w:spacing w:val="-1"/>
          <w:sz w:val="18"/>
          <w:szCs w:val="18"/>
        </w:rPr>
        <w:t xml:space="preserve"> set out in </w:t>
      </w:r>
      <w:r w:rsidR="0007114D" w:rsidRPr="00FE60E6">
        <w:rPr>
          <w:rFonts w:ascii="Verdana" w:hAnsi="Verdana" w:cs="Arial"/>
          <w:bCs/>
          <w:spacing w:val="-1"/>
          <w:sz w:val="18"/>
          <w:szCs w:val="18"/>
        </w:rPr>
        <w:t xml:space="preserve">the </w:t>
      </w:r>
      <w:r w:rsidR="001425DB" w:rsidRPr="00FE60E6">
        <w:rPr>
          <w:rFonts w:ascii="Verdana" w:hAnsi="Verdana" w:cs="Arial"/>
          <w:bCs/>
          <w:spacing w:val="-1"/>
          <w:sz w:val="18"/>
          <w:szCs w:val="18"/>
        </w:rPr>
        <w:t xml:space="preserve">applicable </w:t>
      </w:r>
      <w:r w:rsidR="001425DB" w:rsidRPr="005400C3">
        <w:rPr>
          <w:rFonts w:ascii="Verdana" w:hAnsi="Verdana" w:cs="Arial"/>
          <w:bCs/>
          <w:spacing w:val="-1"/>
          <w:sz w:val="18"/>
          <w:szCs w:val="18"/>
        </w:rPr>
        <w:t>Statement of Work</w:t>
      </w:r>
      <w:r w:rsidRPr="005400C3">
        <w:rPr>
          <w:rFonts w:ascii="Verdana" w:hAnsi="Verdana" w:cs="Arial"/>
          <w:bCs/>
          <w:spacing w:val="-1"/>
          <w:sz w:val="18"/>
          <w:szCs w:val="18"/>
        </w:rPr>
        <w:t>.</w:t>
      </w:r>
    </w:p>
    <w:p w14:paraId="47051BA3" w14:textId="77777777" w:rsidR="00076203" w:rsidRPr="005400C3" w:rsidRDefault="00076203" w:rsidP="005400C3">
      <w:pPr>
        <w:spacing w:after="120"/>
        <w:ind w:left="567"/>
        <w:jc w:val="both"/>
        <w:rPr>
          <w:rFonts w:ascii="Verdana" w:hAnsi="Verdana" w:cs="Arial"/>
          <w:bCs/>
          <w:spacing w:val="-1"/>
          <w:sz w:val="18"/>
          <w:szCs w:val="18"/>
        </w:rPr>
      </w:pPr>
      <w:r w:rsidRPr="005400C3">
        <w:rPr>
          <w:rFonts w:ascii="Verdana" w:hAnsi="Verdana" w:cs="Arial"/>
          <w:b/>
          <w:bCs/>
          <w:spacing w:val="-1"/>
          <w:sz w:val="18"/>
          <w:szCs w:val="18"/>
        </w:rPr>
        <w:t xml:space="preserve">Reports </w:t>
      </w:r>
      <w:proofErr w:type="gramStart"/>
      <w:r w:rsidRPr="005400C3">
        <w:rPr>
          <w:rFonts w:ascii="Verdana" w:hAnsi="Verdana" w:cs="Arial"/>
          <w:bCs/>
          <w:spacing w:val="-1"/>
          <w:sz w:val="18"/>
          <w:szCs w:val="18"/>
        </w:rPr>
        <w:t>has</w:t>
      </w:r>
      <w:proofErr w:type="gramEnd"/>
      <w:r w:rsidRPr="005400C3">
        <w:rPr>
          <w:rFonts w:ascii="Verdana" w:hAnsi="Verdana" w:cs="Arial"/>
          <w:bCs/>
          <w:spacing w:val="-1"/>
          <w:sz w:val="18"/>
          <w:szCs w:val="18"/>
        </w:rPr>
        <w:t xml:space="preserve"> the meaning given in clause</w:t>
      </w:r>
      <w:r w:rsidR="003B41D9" w:rsidRPr="005400C3">
        <w:rPr>
          <w:rFonts w:ascii="Verdana" w:hAnsi="Verdana" w:cs="Arial"/>
          <w:bCs/>
          <w:spacing w:val="-1"/>
          <w:sz w:val="18"/>
          <w:szCs w:val="18"/>
        </w:rPr>
        <w:t> </w:t>
      </w:r>
      <w:r w:rsidRPr="005400C3">
        <w:rPr>
          <w:rFonts w:ascii="Verdana" w:hAnsi="Verdana" w:cs="Arial"/>
          <w:bCs/>
          <w:spacing w:val="-1"/>
          <w:sz w:val="18"/>
          <w:szCs w:val="18"/>
        </w:rPr>
        <w:fldChar w:fldCharType="begin"/>
      </w:r>
      <w:r w:rsidRPr="005400C3">
        <w:rPr>
          <w:rFonts w:ascii="Verdana" w:hAnsi="Verdana" w:cs="Arial"/>
          <w:bCs/>
          <w:spacing w:val="-1"/>
          <w:sz w:val="18"/>
          <w:szCs w:val="18"/>
        </w:rPr>
        <w:instrText xml:space="preserve"> REF _Ref503970370 \r \h  \* MERGEFORMAT </w:instrText>
      </w:r>
      <w:r w:rsidRPr="005400C3">
        <w:rPr>
          <w:rFonts w:ascii="Verdana" w:hAnsi="Verdana" w:cs="Arial"/>
          <w:bCs/>
          <w:spacing w:val="-1"/>
          <w:sz w:val="18"/>
          <w:szCs w:val="18"/>
        </w:rPr>
      </w:r>
      <w:r w:rsidRPr="005400C3">
        <w:rPr>
          <w:rFonts w:ascii="Verdana" w:hAnsi="Verdana" w:cs="Arial"/>
          <w:bCs/>
          <w:spacing w:val="-1"/>
          <w:sz w:val="18"/>
          <w:szCs w:val="18"/>
        </w:rPr>
        <w:fldChar w:fldCharType="separate"/>
      </w:r>
      <w:r w:rsidR="00CC5C46">
        <w:rPr>
          <w:rFonts w:ascii="Verdana" w:hAnsi="Verdana" w:cs="Arial"/>
          <w:bCs/>
          <w:spacing w:val="-1"/>
          <w:sz w:val="18"/>
          <w:szCs w:val="18"/>
        </w:rPr>
        <w:t>4.1</w:t>
      </w:r>
      <w:r w:rsidRPr="005400C3">
        <w:rPr>
          <w:rFonts w:ascii="Verdana" w:hAnsi="Verdana" w:cs="Arial"/>
          <w:bCs/>
          <w:spacing w:val="-1"/>
          <w:sz w:val="18"/>
          <w:szCs w:val="18"/>
        </w:rPr>
        <w:fldChar w:fldCharType="end"/>
      </w:r>
      <w:r w:rsidRPr="005400C3">
        <w:rPr>
          <w:rFonts w:ascii="Verdana" w:hAnsi="Verdana" w:cs="Arial"/>
          <w:bCs/>
          <w:spacing w:val="-1"/>
          <w:sz w:val="18"/>
          <w:szCs w:val="18"/>
        </w:rPr>
        <w:t>.</w:t>
      </w:r>
    </w:p>
    <w:p w14:paraId="2A020FE9" w14:textId="77777777" w:rsidR="006E63BC" w:rsidRPr="005400C3" w:rsidRDefault="006E63BC" w:rsidP="005400C3">
      <w:pPr>
        <w:spacing w:after="120"/>
        <w:ind w:left="567"/>
        <w:jc w:val="both"/>
        <w:rPr>
          <w:rFonts w:ascii="Verdana" w:hAnsi="Verdana" w:cs="Arial"/>
          <w:bCs/>
          <w:spacing w:val="-1"/>
          <w:sz w:val="18"/>
          <w:szCs w:val="18"/>
        </w:rPr>
      </w:pPr>
      <w:r w:rsidRPr="005400C3">
        <w:rPr>
          <w:rFonts w:ascii="Verdana" w:hAnsi="Verdana" w:cs="Arial"/>
          <w:b/>
          <w:bCs/>
          <w:spacing w:val="-1"/>
          <w:sz w:val="18"/>
          <w:szCs w:val="18"/>
        </w:rPr>
        <w:t xml:space="preserve">Results </w:t>
      </w:r>
      <w:r w:rsidRPr="005400C3">
        <w:rPr>
          <w:rFonts w:ascii="Verdana" w:hAnsi="Verdana" w:cs="Arial"/>
          <w:bCs/>
          <w:spacing w:val="-1"/>
          <w:sz w:val="18"/>
          <w:szCs w:val="18"/>
        </w:rPr>
        <w:t xml:space="preserve">means </w:t>
      </w:r>
      <w:r w:rsidR="00C76F68" w:rsidRPr="005400C3">
        <w:rPr>
          <w:rFonts w:ascii="Verdana" w:hAnsi="Verdana" w:cs="Arial"/>
          <w:bCs/>
          <w:spacing w:val="-1"/>
          <w:sz w:val="18"/>
          <w:szCs w:val="18"/>
        </w:rPr>
        <w:t>the</w:t>
      </w:r>
      <w:r w:rsidRPr="005400C3">
        <w:rPr>
          <w:rFonts w:ascii="Verdana" w:hAnsi="Verdana" w:cs="Arial"/>
          <w:bCs/>
          <w:spacing w:val="-1"/>
          <w:sz w:val="18"/>
          <w:szCs w:val="18"/>
        </w:rPr>
        <w:t xml:space="preserve"> information, data, research findings, discoveries, </w:t>
      </w:r>
      <w:r w:rsidR="003B41D9" w:rsidRPr="005400C3">
        <w:rPr>
          <w:rFonts w:ascii="Verdana" w:hAnsi="Verdana" w:cs="Arial"/>
          <w:bCs/>
          <w:spacing w:val="-1"/>
          <w:sz w:val="18"/>
          <w:szCs w:val="18"/>
        </w:rPr>
        <w:t>R</w:t>
      </w:r>
      <w:r w:rsidRPr="005400C3">
        <w:rPr>
          <w:rFonts w:ascii="Verdana" w:hAnsi="Verdana" w:cs="Arial"/>
          <w:bCs/>
          <w:spacing w:val="-1"/>
          <w:sz w:val="18"/>
          <w:szCs w:val="18"/>
        </w:rPr>
        <w:t xml:space="preserve">eports and other results arising </w:t>
      </w:r>
      <w:r w:rsidR="00A008FA" w:rsidRPr="005400C3">
        <w:rPr>
          <w:rFonts w:ascii="Verdana" w:hAnsi="Verdana" w:cs="Arial"/>
          <w:bCs/>
          <w:spacing w:val="-1"/>
          <w:sz w:val="18"/>
          <w:szCs w:val="18"/>
        </w:rPr>
        <w:t>from</w:t>
      </w:r>
      <w:r w:rsidRPr="005400C3">
        <w:rPr>
          <w:rFonts w:ascii="Verdana" w:hAnsi="Verdana" w:cs="Arial"/>
          <w:bCs/>
          <w:spacing w:val="-1"/>
          <w:sz w:val="18"/>
          <w:szCs w:val="18"/>
        </w:rPr>
        <w:t xml:space="preserve"> the performance of the Services</w:t>
      </w:r>
      <w:r w:rsidR="00A008FA" w:rsidRPr="005400C3">
        <w:rPr>
          <w:rFonts w:ascii="Verdana" w:hAnsi="Verdana" w:cs="Arial"/>
          <w:bCs/>
          <w:spacing w:val="-1"/>
          <w:sz w:val="18"/>
          <w:szCs w:val="18"/>
        </w:rPr>
        <w:t>,</w:t>
      </w:r>
      <w:r w:rsidR="00BB4E59">
        <w:rPr>
          <w:rFonts w:ascii="Verdana" w:hAnsi="Verdana" w:cs="Arial"/>
          <w:bCs/>
          <w:spacing w:val="-1"/>
          <w:sz w:val="18"/>
          <w:szCs w:val="18"/>
        </w:rPr>
        <w:t xml:space="preserve"> excluding any Background IP</w:t>
      </w:r>
      <w:r w:rsidR="00952D6B">
        <w:rPr>
          <w:rFonts w:ascii="Verdana" w:hAnsi="Verdana" w:cs="Arial"/>
          <w:bCs/>
          <w:spacing w:val="-1"/>
          <w:sz w:val="18"/>
          <w:szCs w:val="18"/>
        </w:rPr>
        <w:t xml:space="preserve"> of the University</w:t>
      </w:r>
      <w:r w:rsidR="00A008FA" w:rsidRPr="005400C3">
        <w:rPr>
          <w:rFonts w:ascii="Verdana" w:hAnsi="Verdana" w:cs="Arial"/>
          <w:bCs/>
          <w:spacing w:val="-1"/>
          <w:sz w:val="18"/>
          <w:szCs w:val="18"/>
        </w:rPr>
        <w:t>.</w:t>
      </w:r>
    </w:p>
    <w:p w14:paraId="2C29335D" w14:textId="77777777" w:rsidR="003B5F96" w:rsidRPr="00FE60E6" w:rsidRDefault="003B5F96" w:rsidP="005400C3">
      <w:pPr>
        <w:spacing w:after="120"/>
        <w:ind w:left="567"/>
        <w:jc w:val="both"/>
        <w:rPr>
          <w:rFonts w:ascii="Verdana" w:hAnsi="Verdana" w:cs="Arial"/>
          <w:bCs/>
          <w:spacing w:val="-1"/>
          <w:sz w:val="18"/>
          <w:szCs w:val="18"/>
        </w:rPr>
      </w:pPr>
      <w:r w:rsidRPr="00FE60E6">
        <w:rPr>
          <w:rFonts w:ascii="Verdana" w:hAnsi="Verdana" w:cs="Arial"/>
          <w:b/>
          <w:bCs/>
          <w:spacing w:val="-1"/>
          <w:sz w:val="18"/>
          <w:szCs w:val="18"/>
        </w:rPr>
        <w:t xml:space="preserve">Service Period </w:t>
      </w:r>
      <w:r w:rsidRPr="00FE60E6">
        <w:rPr>
          <w:rFonts w:ascii="Verdana" w:hAnsi="Verdana" w:cs="Arial"/>
          <w:bCs/>
          <w:spacing w:val="-1"/>
          <w:sz w:val="18"/>
          <w:szCs w:val="18"/>
        </w:rPr>
        <w:t>me</w:t>
      </w:r>
      <w:r w:rsidR="00FE60E6">
        <w:rPr>
          <w:rFonts w:ascii="Verdana" w:hAnsi="Verdana" w:cs="Arial"/>
          <w:bCs/>
          <w:spacing w:val="-1"/>
          <w:sz w:val="18"/>
          <w:szCs w:val="18"/>
        </w:rPr>
        <w:t>ans the period starting on the Start D</w:t>
      </w:r>
      <w:r w:rsidRPr="00FE60E6">
        <w:rPr>
          <w:rFonts w:ascii="Verdana" w:hAnsi="Verdana" w:cs="Arial"/>
          <w:bCs/>
          <w:spacing w:val="-1"/>
          <w:sz w:val="18"/>
          <w:szCs w:val="18"/>
        </w:rPr>
        <w:t xml:space="preserve">ate and ending on </w:t>
      </w:r>
      <w:r w:rsidR="003C38B1" w:rsidRPr="00FE60E6">
        <w:rPr>
          <w:rFonts w:ascii="Verdana" w:hAnsi="Verdana" w:cs="Arial"/>
          <w:bCs/>
          <w:spacing w:val="-1"/>
          <w:sz w:val="18"/>
          <w:szCs w:val="18"/>
        </w:rPr>
        <w:t>the completion of the Services</w:t>
      </w:r>
      <w:r w:rsidRPr="00FE60E6">
        <w:rPr>
          <w:rFonts w:ascii="Verdana" w:hAnsi="Verdana" w:cs="Arial"/>
          <w:bCs/>
          <w:spacing w:val="-1"/>
          <w:sz w:val="18"/>
          <w:szCs w:val="18"/>
        </w:rPr>
        <w:t>.</w:t>
      </w:r>
    </w:p>
    <w:p w14:paraId="43A448D5" w14:textId="77777777" w:rsidR="0035380A" w:rsidRPr="00FE60E6" w:rsidRDefault="0035380A" w:rsidP="005400C3">
      <w:pPr>
        <w:spacing w:after="120"/>
        <w:ind w:left="567"/>
        <w:jc w:val="both"/>
        <w:rPr>
          <w:rFonts w:ascii="Verdana" w:hAnsi="Verdana" w:cs="Arial"/>
          <w:bCs/>
          <w:spacing w:val="-1"/>
          <w:sz w:val="18"/>
          <w:szCs w:val="18"/>
        </w:rPr>
      </w:pPr>
      <w:r w:rsidRPr="00FE60E6">
        <w:rPr>
          <w:rFonts w:ascii="Verdana" w:hAnsi="Verdana" w:cs="Arial"/>
          <w:b/>
          <w:bCs/>
          <w:spacing w:val="-1"/>
          <w:sz w:val="18"/>
          <w:szCs w:val="18"/>
        </w:rPr>
        <w:t xml:space="preserve">Services </w:t>
      </w:r>
      <w:r w:rsidRPr="00FE60E6">
        <w:rPr>
          <w:rFonts w:ascii="Verdana" w:hAnsi="Verdana" w:cs="Arial"/>
          <w:bCs/>
          <w:spacing w:val="-1"/>
          <w:sz w:val="18"/>
          <w:szCs w:val="18"/>
        </w:rPr>
        <w:t>means the services</w:t>
      </w:r>
      <w:r w:rsidR="00413826" w:rsidRPr="00FE60E6">
        <w:rPr>
          <w:rFonts w:ascii="Verdana" w:hAnsi="Verdana" w:cs="Arial"/>
          <w:bCs/>
          <w:spacing w:val="-1"/>
          <w:sz w:val="18"/>
          <w:szCs w:val="18"/>
        </w:rPr>
        <w:t xml:space="preserve"> described in </w:t>
      </w:r>
      <w:r w:rsidR="00945FA6" w:rsidRPr="00FE60E6">
        <w:rPr>
          <w:rFonts w:ascii="Verdana" w:hAnsi="Verdana" w:cs="Arial"/>
          <w:bCs/>
          <w:spacing w:val="-1"/>
          <w:sz w:val="18"/>
          <w:szCs w:val="18"/>
        </w:rPr>
        <w:t xml:space="preserve">the </w:t>
      </w:r>
      <w:r w:rsidR="005E4FBA" w:rsidRPr="00FE60E6">
        <w:rPr>
          <w:rFonts w:ascii="Verdana" w:hAnsi="Verdana" w:cs="Arial"/>
          <w:bCs/>
          <w:spacing w:val="-1"/>
          <w:sz w:val="18"/>
          <w:szCs w:val="18"/>
        </w:rPr>
        <w:t xml:space="preserve">applicable </w:t>
      </w:r>
      <w:r w:rsidR="00CE431F" w:rsidRPr="00FE60E6">
        <w:rPr>
          <w:rFonts w:ascii="Verdana" w:hAnsi="Verdana" w:cs="Arial"/>
          <w:bCs/>
          <w:spacing w:val="-1"/>
          <w:sz w:val="18"/>
          <w:szCs w:val="18"/>
        </w:rPr>
        <w:t>Statement of Work</w:t>
      </w:r>
      <w:r w:rsidRPr="00FE60E6">
        <w:rPr>
          <w:rFonts w:ascii="Verdana" w:hAnsi="Verdana" w:cs="Arial"/>
          <w:bCs/>
          <w:spacing w:val="-1"/>
          <w:sz w:val="18"/>
          <w:szCs w:val="18"/>
        </w:rPr>
        <w:t>.</w:t>
      </w:r>
    </w:p>
    <w:p w14:paraId="108AE940" w14:textId="77777777" w:rsidR="0059260A" w:rsidRPr="0059260A" w:rsidRDefault="0059260A" w:rsidP="005400C3">
      <w:pPr>
        <w:spacing w:after="120"/>
        <w:ind w:left="567"/>
        <w:jc w:val="both"/>
        <w:rPr>
          <w:rFonts w:ascii="Verdana" w:hAnsi="Verdana" w:cs="Arial"/>
          <w:bCs/>
          <w:spacing w:val="-1"/>
          <w:sz w:val="18"/>
          <w:szCs w:val="18"/>
        </w:rPr>
      </w:pPr>
      <w:r>
        <w:rPr>
          <w:rFonts w:ascii="Verdana" w:hAnsi="Verdana" w:cs="Arial"/>
          <w:b/>
          <w:bCs/>
          <w:spacing w:val="-1"/>
          <w:sz w:val="18"/>
          <w:szCs w:val="18"/>
        </w:rPr>
        <w:t xml:space="preserve">Special Terms </w:t>
      </w:r>
      <w:r w:rsidR="00D94BE9">
        <w:rPr>
          <w:rFonts w:ascii="Verdana" w:hAnsi="Verdana" w:cs="Arial"/>
          <w:bCs/>
          <w:spacing w:val="-1"/>
          <w:sz w:val="18"/>
          <w:szCs w:val="18"/>
        </w:rPr>
        <w:t xml:space="preserve">mean </w:t>
      </w:r>
      <w:r w:rsidR="00CC18BA">
        <w:rPr>
          <w:rFonts w:ascii="Verdana" w:hAnsi="Verdana" w:cs="Arial"/>
          <w:bCs/>
          <w:spacing w:val="-1"/>
          <w:sz w:val="18"/>
          <w:szCs w:val="18"/>
        </w:rPr>
        <w:t xml:space="preserve">the special terms set </w:t>
      </w:r>
      <w:r w:rsidR="00CC18BA">
        <w:rPr>
          <w:rFonts w:ascii="Verdana" w:hAnsi="Verdana" w:cs="Arial"/>
          <w:bCs/>
          <w:spacing w:val="-1"/>
          <w:sz w:val="18"/>
          <w:szCs w:val="18"/>
        </w:rPr>
        <w:lastRenderedPageBreak/>
        <w:t xml:space="preserve">out in the applicable </w:t>
      </w:r>
      <w:r w:rsidR="00D94BE9">
        <w:rPr>
          <w:rFonts w:ascii="Verdana" w:hAnsi="Verdana" w:cs="Arial"/>
          <w:bCs/>
          <w:spacing w:val="-1"/>
          <w:sz w:val="18"/>
          <w:szCs w:val="18"/>
        </w:rPr>
        <w:t>Statement of Work</w:t>
      </w:r>
      <w:r w:rsidR="00CC18BA">
        <w:rPr>
          <w:rFonts w:ascii="Verdana" w:hAnsi="Verdana" w:cs="Arial"/>
          <w:bCs/>
          <w:spacing w:val="-1"/>
          <w:sz w:val="18"/>
          <w:szCs w:val="18"/>
        </w:rPr>
        <w:t xml:space="preserve"> (if any)</w:t>
      </w:r>
      <w:r w:rsidR="00D94BE9">
        <w:rPr>
          <w:rFonts w:ascii="Verdana" w:hAnsi="Verdana" w:cs="Arial"/>
          <w:bCs/>
          <w:spacing w:val="-1"/>
          <w:sz w:val="18"/>
          <w:szCs w:val="18"/>
        </w:rPr>
        <w:t xml:space="preserve">. </w:t>
      </w:r>
    </w:p>
    <w:p w14:paraId="3C22F5DF" w14:textId="77777777" w:rsidR="00FE60E6" w:rsidRPr="00FE60E6" w:rsidRDefault="00FE60E6" w:rsidP="005400C3">
      <w:pPr>
        <w:spacing w:after="120"/>
        <w:ind w:left="567"/>
        <w:jc w:val="both"/>
        <w:rPr>
          <w:rFonts w:ascii="Verdana" w:hAnsi="Verdana" w:cs="Arial"/>
          <w:bCs/>
          <w:spacing w:val="-1"/>
          <w:sz w:val="18"/>
          <w:szCs w:val="18"/>
        </w:rPr>
      </w:pPr>
      <w:r>
        <w:rPr>
          <w:rFonts w:ascii="Verdana" w:hAnsi="Verdana" w:cs="Arial"/>
          <w:b/>
          <w:bCs/>
          <w:spacing w:val="-1"/>
          <w:sz w:val="18"/>
          <w:szCs w:val="18"/>
        </w:rPr>
        <w:t xml:space="preserve">Start Date </w:t>
      </w:r>
      <w:r>
        <w:rPr>
          <w:rFonts w:ascii="Verdana" w:hAnsi="Verdana" w:cs="Arial"/>
          <w:bCs/>
          <w:spacing w:val="-1"/>
          <w:sz w:val="18"/>
          <w:szCs w:val="18"/>
        </w:rPr>
        <w:t>means the start date specified in the applicable Statement of Work.</w:t>
      </w:r>
    </w:p>
    <w:p w14:paraId="243F39A4" w14:textId="77777777" w:rsidR="00CE431F" w:rsidRPr="00FE60E6" w:rsidRDefault="00CE431F" w:rsidP="005400C3">
      <w:pPr>
        <w:spacing w:after="120"/>
        <w:ind w:left="567"/>
        <w:jc w:val="both"/>
        <w:rPr>
          <w:rFonts w:ascii="Verdana" w:hAnsi="Verdana" w:cs="Arial"/>
          <w:bCs/>
          <w:spacing w:val="-1"/>
          <w:sz w:val="18"/>
          <w:szCs w:val="18"/>
        </w:rPr>
      </w:pPr>
      <w:r w:rsidRPr="00FE60E6">
        <w:rPr>
          <w:rFonts w:ascii="Verdana" w:hAnsi="Verdana" w:cs="Arial"/>
          <w:b/>
          <w:bCs/>
          <w:spacing w:val="-1"/>
          <w:sz w:val="18"/>
          <w:szCs w:val="18"/>
        </w:rPr>
        <w:t xml:space="preserve">Statement of Work </w:t>
      </w:r>
      <w:r w:rsidRPr="00FE60E6">
        <w:rPr>
          <w:rFonts w:ascii="Verdana" w:hAnsi="Verdana" w:cs="Arial"/>
          <w:bCs/>
          <w:spacing w:val="-1"/>
          <w:sz w:val="18"/>
          <w:szCs w:val="18"/>
        </w:rPr>
        <w:t xml:space="preserve">means </w:t>
      </w:r>
      <w:r w:rsidR="001425DB" w:rsidRPr="00FE60E6">
        <w:rPr>
          <w:rFonts w:ascii="Verdana" w:hAnsi="Verdana" w:cs="Arial"/>
          <w:bCs/>
          <w:spacing w:val="-1"/>
          <w:sz w:val="18"/>
          <w:szCs w:val="18"/>
        </w:rPr>
        <w:t xml:space="preserve">a statement of work </w:t>
      </w:r>
      <w:proofErr w:type="gramStart"/>
      <w:r w:rsidR="001425DB" w:rsidRPr="00FE60E6">
        <w:rPr>
          <w:rFonts w:ascii="Verdana" w:hAnsi="Verdana" w:cs="Arial"/>
          <w:bCs/>
          <w:spacing w:val="-1"/>
          <w:sz w:val="18"/>
          <w:szCs w:val="18"/>
        </w:rPr>
        <w:t>entered into</w:t>
      </w:r>
      <w:proofErr w:type="gramEnd"/>
      <w:r w:rsidR="001425DB" w:rsidRPr="00FE60E6">
        <w:rPr>
          <w:rFonts w:ascii="Verdana" w:hAnsi="Verdana" w:cs="Arial"/>
          <w:bCs/>
          <w:spacing w:val="-1"/>
          <w:sz w:val="18"/>
          <w:szCs w:val="18"/>
        </w:rPr>
        <w:t xml:space="preserve"> under clause </w:t>
      </w:r>
      <w:r w:rsidR="00CC18BA">
        <w:rPr>
          <w:rFonts w:ascii="Verdana" w:hAnsi="Verdana" w:cs="Arial"/>
          <w:bCs/>
          <w:spacing w:val="-1"/>
          <w:sz w:val="18"/>
          <w:szCs w:val="18"/>
        </w:rPr>
        <w:fldChar w:fldCharType="begin"/>
      </w:r>
      <w:r w:rsidR="00CC18BA">
        <w:rPr>
          <w:rFonts w:ascii="Verdana" w:hAnsi="Verdana" w:cs="Arial"/>
          <w:bCs/>
          <w:spacing w:val="-1"/>
          <w:sz w:val="18"/>
          <w:szCs w:val="18"/>
        </w:rPr>
        <w:instrText xml:space="preserve"> REF _Ref522799139 \r \h </w:instrText>
      </w:r>
      <w:r w:rsidR="00CC18BA">
        <w:rPr>
          <w:rFonts w:ascii="Verdana" w:hAnsi="Verdana" w:cs="Arial"/>
          <w:bCs/>
          <w:spacing w:val="-1"/>
          <w:sz w:val="18"/>
          <w:szCs w:val="18"/>
        </w:rPr>
      </w:r>
      <w:r w:rsidR="00CC18BA">
        <w:rPr>
          <w:rFonts w:ascii="Verdana" w:hAnsi="Verdana" w:cs="Arial"/>
          <w:bCs/>
          <w:spacing w:val="-1"/>
          <w:sz w:val="18"/>
          <w:szCs w:val="18"/>
        </w:rPr>
        <w:fldChar w:fldCharType="separate"/>
      </w:r>
      <w:r w:rsidR="00CC18BA">
        <w:rPr>
          <w:rFonts w:ascii="Verdana" w:hAnsi="Verdana" w:cs="Arial"/>
          <w:bCs/>
          <w:spacing w:val="-1"/>
          <w:sz w:val="18"/>
          <w:szCs w:val="18"/>
        </w:rPr>
        <w:t>2.1</w:t>
      </w:r>
      <w:r w:rsidR="00CC18BA">
        <w:rPr>
          <w:rFonts w:ascii="Verdana" w:hAnsi="Verdana" w:cs="Arial"/>
          <w:bCs/>
          <w:spacing w:val="-1"/>
          <w:sz w:val="18"/>
          <w:szCs w:val="18"/>
        </w:rPr>
        <w:fldChar w:fldCharType="end"/>
      </w:r>
      <w:r w:rsidR="001425DB" w:rsidRPr="00FE60E6">
        <w:rPr>
          <w:rFonts w:ascii="Verdana" w:hAnsi="Verdana" w:cs="Arial"/>
          <w:bCs/>
          <w:spacing w:val="-1"/>
          <w:sz w:val="18"/>
          <w:szCs w:val="18"/>
        </w:rPr>
        <w:t>.</w:t>
      </w:r>
    </w:p>
    <w:p w14:paraId="289302F3" w14:textId="77777777" w:rsidR="0035380A" w:rsidRPr="00FE60E6" w:rsidRDefault="0035380A" w:rsidP="005400C3">
      <w:pPr>
        <w:pStyle w:val="BodyText"/>
        <w:numPr>
          <w:ilvl w:val="1"/>
          <w:numId w:val="2"/>
        </w:numPr>
        <w:kinsoku w:val="0"/>
        <w:overflowPunct w:val="0"/>
        <w:spacing w:after="120"/>
        <w:ind w:left="567" w:hanging="573"/>
        <w:jc w:val="both"/>
        <w:rPr>
          <w:rFonts w:ascii="Verdana" w:hAnsi="Verdana" w:cs="Arial"/>
          <w:b/>
          <w:bCs/>
          <w:sz w:val="18"/>
          <w:szCs w:val="18"/>
        </w:rPr>
      </w:pPr>
      <w:r w:rsidRPr="00FE60E6">
        <w:rPr>
          <w:rFonts w:ascii="Verdana" w:hAnsi="Verdana" w:cs="Arial"/>
          <w:spacing w:val="-1"/>
          <w:sz w:val="18"/>
          <w:szCs w:val="18"/>
        </w:rPr>
        <w:t>In</w:t>
      </w:r>
      <w:r w:rsidRPr="00FE60E6">
        <w:rPr>
          <w:rFonts w:ascii="Verdana" w:hAnsi="Verdana" w:cs="Arial"/>
          <w:spacing w:val="-4"/>
          <w:sz w:val="18"/>
          <w:szCs w:val="18"/>
        </w:rPr>
        <w:t xml:space="preserve"> </w:t>
      </w:r>
      <w:r w:rsidRPr="00FE60E6">
        <w:rPr>
          <w:rFonts w:ascii="Verdana" w:hAnsi="Verdana" w:cs="Arial"/>
          <w:spacing w:val="-1"/>
          <w:sz w:val="18"/>
          <w:szCs w:val="18"/>
        </w:rPr>
        <w:t>this</w:t>
      </w:r>
      <w:r w:rsidRPr="00FE60E6">
        <w:rPr>
          <w:rFonts w:ascii="Verdana" w:hAnsi="Verdana" w:cs="Arial"/>
          <w:spacing w:val="-6"/>
          <w:sz w:val="18"/>
          <w:szCs w:val="18"/>
        </w:rPr>
        <w:t xml:space="preserve"> </w:t>
      </w:r>
      <w:r w:rsidR="00B6561D">
        <w:rPr>
          <w:rFonts w:ascii="Verdana" w:hAnsi="Verdana" w:cs="Arial"/>
          <w:spacing w:val="-1"/>
          <w:sz w:val="18"/>
          <w:szCs w:val="18"/>
        </w:rPr>
        <w:t>Agreement</w:t>
      </w:r>
      <w:r w:rsidRPr="00FE60E6">
        <w:rPr>
          <w:rFonts w:ascii="Verdana" w:hAnsi="Verdana" w:cs="Arial"/>
          <w:spacing w:val="-1"/>
          <w:sz w:val="18"/>
          <w:szCs w:val="18"/>
        </w:rPr>
        <w:t>:</w:t>
      </w:r>
    </w:p>
    <w:p w14:paraId="2AE4EADD" w14:textId="77777777" w:rsidR="00A008FA" w:rsidRPr="00FE60E6" w:rsidRDefault="00A008FA" w:rsidP="00BE0A70">
      <w:pPr>
        <w:pStyle w:val="Heading3"/>
        <w:widowControl w:val="0"/>
        <w:numPr>
          <w:ilvl w:val="0"/>
          <w:numId w:val="8"/>
        </w:numPr>
        <w:rPr>
          <w:rFonts w:ascii="Verdana" w:hAnsi="Verdana"/>
        </w:rPr>
      </w:pPr>
      <w:r w:rsidRPr="00FE60E6">
        <w:rPr>
          <w:rFonts w:ascii="Verdana" w:hAnsi="Verdana"/>
        </w:rPr>
        <w:t xml:space="preserve">clause and other headings are for ease of reference only and do not affect its </w:t>
      </w:r>
      <w:proofErr w:type="gramStart"/>
      <w:r w:rsidRPr="00FE60E6">
        <w:rPr>
          <w:rFonts w:ascii="Verdana" w:hAnsi="Verdana"/>
        </w:rPr>
        <w:t>interpretation;</w:t>
      </w:r>
      <w:proofErr w:type="gramEnd"/>
    </w:p>
    <w:p w14:paraId="2B12D7CF" w14:textId="77777777" w:rsidR="008B186F" w:rsidRPr="00FE60E6" w:rsidRDefault="00413826" w:rsidP="00BE0A70">
      <w:pPr>
        <w:pStyle w:val="Heading3"/>
        <w:widowControl w:val="0"/>
        <w:numPr>
          <w:ilvl w:val="0"/>
          <w:numId w:val="8"/>
        </w:numPr>
        <w:rPr>
          <w:rFonts w:ascii="Verdana" w:hAnsi="Verdana"/>
        </w:rPr>
      </w:pPr>
      <w:r w:rsidRPr="00FE60E6">
        <w:rPr>
          <w:rFonts w:ascii="Verdana" w:hAnsi="Verdana"/>
        </w:rPr>
        <w:t>w</w:t>
      </w:r>
      <w:r w:rsidR="0035380A" w:rsidRPr="00FE60E6">
        <w:rPr>
          <w:rFonts w:ascii="Verdana" w:hAnsi="Verdana"/>
        </w:rPr>
        <w:t xml:space="preserve">here the context permits, the singular includes the plural and </w:t>
      </w:r>
      <w:proofErr w:type="gramStart"/>
      <w:r w:rsidR="0035380A" w:rsidRPr="00FE60E6">
        <w:rPr>
          <w:rFonts w:ascii="Verdana" w:hAnsi="Verdana"/>
        </w:rPr>
        <w:t>vice versa</w:t>
      </w:r>
      <w:r w:rsidR="008B186F" w:rsidRPr="00FE60E6">
        <w:rPr>
          <w:rFonts w:ascii="Verdana" w:hAnsi="Verdana"/>
        </w:rPr>
        <w:t>;</w:t>
      </w:r>
      <w:proofErr w:type="gramEnd"/>
    </w:p>
    <w:p w14:paraId="0CEDEA88" w14:textId="77777777" w:rsidR="008B186F" w:rsidRPr="00FE60E6" w:rsidRDefault="0035380A" w:rsidP="00BE0A70">
      <w:pPr>
        <w:pStyle w:val="Heading3"/>
        <w:widowControl w:val="0"/>
        <w:numPr>
          <w:ilvl w:val="0"/>
          <w:numId w:val="8"/>
        </w:numPr>
        <w:rPr>
          <w:rFonts w:ascii="Verdana" w:hAnsi="Verdana"/>
        </w:rPr>
      </w:pPr>
      <w:r w:rsidRPr="00FE60E6">
        <w:rPr>
          <w:rFonts w:ascii="Verdana" w:hAnsi="Verdana"/>
        </w:rPr>
        <w:t xml:space="preserve">references to legislation include all subordinate legislation, any re-enactment of, or amendment to, that legislation and all legislation passed in substitution for that </w:t>
      </w:r>
      <w:proofErr w:type="gramStart"/>
      <w:r w:rsidRPr="00FE60E6">
        <w:rPr>
          <w:rFonts w:ascii="Verdana" w:hAnsi="Verdana"/>
        </w:rPr>
        <w:t>legislation</w:t>
      </w:r>
      <w:r w:rsidR="008B186F" w:rsidRPr="00FE60E6">
        <w:rPr>
          <w:rFonts w:ascii="Verdana" w:hAnsi="Verdana"/>
        </w:rPr>
        <w:t>;</w:t>
      </w:r>
      <w:proofErr w:type="gramEnd"/>
    </w:p>
    <w:p w14:paraId="1E4B1E14" w14:textId="77777777" w:rsidR="0035380A" w:rsidRPr="00FE60E6" w:rsidRDefault="00413826" w:rsidP="00BE0A70">
      <w:pPr>
        <w:pStyle w:val="Heading3"/>
        <w:widowControl w:val="0"/>
        <w:numPr>
          <w:ilvl w:val="0"/>
          <w:numId w:val="8"/>
        </w:numPr>
        <w:rPr>
          <w:rFonts w:ascii="Verdana" w:hAnsi="Verdana"/>
        </w:rPr>
      </w:pPr>
      <w:r w:rsidRPr="00FE60E6">
        <w:rPr>
          <w:rFonts w:ascii="Verdana" w:hAnsi="Verdana"/>
        </w:rPr>
        <w:t>r</w:t>
      </w:r>
      <w:r w:rsidR="0035380A" w:rsidRPr="00FE60E6">
        <w:rPr>
          <w:rFonts w:ascii="Verdana" w:hAnsi="Verdana"/>
        </w:rPr>
        <w:t xml:space="preserve">eferences to a </w:t>
      </w:r>
      <w:r w:rsidR="0035380A" w:rsidRPr="00FE60E6">
        <w:rPr>
          <w:rFonts w:ascii="Verdana" w:hAnsi="Verdana"/>
          <w:b/>
        </w:rPr>
        <w:t>person</w:t>
      </w:r>
      <w:r w:rsidR="0035380A" w:rsidRPr="00FE60E6">
        <w:rPr>
          <w:rFonts w:ascii="Verdana" w:hAnsi="Verdana"/>
        </w:rPr>
        <w:t xml:space="preserve"> include an individual, firm, company, corporation or un-incorporated body of persons, any public, territorial or regional authority, </w:t>
      </w:r>
      <w:r w:rsidRPr="00FE60E6">
        <w:rPr>
          <w:rFonts w:ascii="Verdana" w:hAnsi="Verdana"/>
        </w:rPr>
        <w:t xml:space="preserve">or </w:t>
      </w:r>
      <w:r w:rsidR="0035380A" w:rsidRPr="00FE60E6">
        <w:rPr>
          <w:rFonts w:ascii="Verdana" w:hAnsi="Verdana"/>
        </w:rPr>
        <w:t xml:space="preserve">any government, and any agency of any </w:t>
      </w:r>
      <w:r w:rsidR="00EC2D45" w:rsidRPr="00FE60E6">
        <w:rPr>
          <w:rFonts w:ascii="Verdana" w:hAnsi="Verdana"/>
        </w:rPr>
        <w:t>such authority</w:t>
      </w:r>
      <w:r w:rsidRPr="00FE60E6">
        <w:rPr>
          <w:rFonts w:ascii="Verdana" w:hAnsi="Verdana"/>
        </w:rPr>
        <w:t xml:space="preserve"> or </w:t>
      </w:r>
      <w:proofErr w:type="gramStart"/>
      <w:r w:rsidRPr="00FE60E6">
        <w:rPr>
          <w:rFonts w:ascii="Verdana" w:hAnsi="Verdana"/>
        </w:rPr>
        <w:t>government</w:t>
      </w:r>
      <w:r w:rsidR="008B186F" w:rsidRPr="00FE60E6">
        <w:rPr>
          <w:rFonts w:ascii="Verdana" w:hAnsi="Verdana"/>
        </w:rPr>
        <w:t>;</w:t>
      </w:r>
      <w:proofErr w:type="gramEnd"/>
    </w:p>
    <w:p w14:paraId="42CDA15C" w14:textId="77777777" w:rsidR="005562B9" w:rsidRPr="00FE60E6" w:rsidRDefault="002B7F95" w:rsidP="00BE0A70">
      <w:pPr>
        <w:pStyle w:val="Heading3"/>
        <w:widowControl w:val="0"/>
        <w:numPr>
          <w:ilvl w:val="0"/>
          <w:numId w:val="8"/>
        </w:numPr>
        <w:rPr>
          <w:rFonts w:ascii="Verdana" w:hAnsi="Verdana"/>
        </w:rPr>
      </w:pPr>
      <w:r w:rsidRPr="00FE60E6">
        <w:rPr>
          <w:rFonts w:ascii="Verdana" w:hAnsi="Verdana"/>
        </w:rPr>
        <w:t xml:space="preserve">references to a </w:t>
      </w:r>
      <w:r w:rsidRPr="00FE60E6">
        <w:rPr>
          <w:rFonts w:ascii="Verdana" w:hAnsi="Verdana"/>
          <w:b/>
        </w:rPr>
        <w:t>party</w:t>
      </w:r>
      <w:r w:rsidRPr="00FE60E6">
        <w:rPr>
          <w:rFonts w:ascii="Verdana" w:hAnsi="Verdana"/>
        </w:rPr>
        <w:t xml:space="preserve"> mean a party to this </w:t>
      </w:r>
      <w:r w:rsidR="00952D6B" w:rsidRPr="00A62CD6">
        <w:rPr>
          <w:rFonts w:ascii="Verdana" w:hAnsi="Verdana"/>
        </w:rPr>
        <w:t>Agreement</w:t>
      </w:r>
      <w:r w:rsidRPr="00FE60E6">
        <w:rPr>
          <w:rFonts w:ascii="Verdana" w:hAnsi="Verdana"/>
        </w:rPr>
        <w:t xml:space="preserve"> and their successors and permitted </w:t>
      </w:r>
      <w:proofErr w:type="gramStart"/>
      <w:r w:rsidRPr="00FE60E6">
        <w:rPr>
          <w:rFonts w:ascii="Verdana" w:hAnsi="Verdana"/>
        </w:rPr>
        <w:t>assignees;</w:t>
      </w:r>
      <w:proofErr w:type="gramEnd"/>
    </w:p>
    <w:p w14:paraId="65B413D2" w14:textId="77777777" w:rsidR="006B0B95" w:rsidRPr="00FE60E6" w:rsidRDefault="006B0B95" w:rsidP="00BE0A70">
      <w:pPr>
        <w:pStyle w:val="Heading3"/>
        <w:widowControl w:val="0"/>
        <w:numPr>
          <w:ilvl w:val="0"/>
          <w:numId w:val="8"/>
        </w:numPr>
        <w:rPr>
          <w:rFonts w:ascii="Verdana" w:hAnsi="Verdana"/>
        </w:rPr>
      </w:pPr>
      <w:r w:rsidRPr="00FE60E6">
        <w:rPr>
          <w:rFonts w:ascii="Verdana" w:hAnsi="Verdana"/>
        </w:rPr>
        <w:t xml:space="preserve">references to a party’s </w:t>
      </w:r>
      <w:r w:rsidRPr="00FE60E6">
        <w:rPr>
          <w:rFonts w:ascii="Verdana" w:hAnsi="Verdana"/>
          <w:b/>
        </w:rPr>
        <w:t>personnel</w:t>
      </w:r>
      <w:r w:rsidRPr="00FE60E6">
        <w:rPr>
          <w:rFonts w:ascii="Verdana" w:hAnsi="Verdana"/>
        </w:rPr>
        <w:t xml:space="preserve"> include that party’s employees, contractors and agents, engaged in c</w:t>
      </w:r>
      <w:r w:rsidR="007B74FA" w:rsidRPr="00FE60E6">
        <w:rPr>
          <w:rFonts w:ascii="Verdana" w:hAnsi="Verdana"/>
        </w:rPr>
        <w:t xml:space="preserve">onnection with this </w:t>
      </w:r>
      <w:proofErr w:type="gramStart"/>
      <w:r w:rsidR="00952D6B" w:rsidRPr="00A62CD6">
        <w:rPr>
          <w:rFonts w:ascii="Verdana" w:hAnsi="Verdana"/>
        </w:rPr>
        <w:t>Agreement</w:t>
      </w:r>
      <w:r w:rsidRPr="00FE60E6">
        <w:rPr>
          <w:rFonts w:ascii="Verdana" w:hAnsi="Verdana"/>
        </w:rPr>
        <w:t>;</w:t>
      </w:r>
      <w:proofErr w:type="gramEnd"/>
    </w:p>
    <w:p w14:paraId="4869517B" w14:textId="77777777" w:rsidR="00EC45DB" w:rsidRPr="00FE60E6" w:rsidRDefault="00EC45DB" w:rsidP="00BE0A70">
      <w:pPr>
        <w:pStyle w:val="Heading3"/>
        <w:widowControl w:val="0"/>
        <w:numPr>
          <w:ilvl w:val="0"/>
          <w:numId w:val="8"/>
        </w:numPr>
        <w:rPr>
          <w:rFonts w:ascii="Verdana" w:hAnsi="Verdana"/>
        </w:rPr>
      </w:pPr>
      <w:r w:rsidRPr="00FE60E6">
        <w:rPr>
          <w:rFonts w:ascii="Verdana" w:hAnsi="Verdana"/>
        </w:rPr>
        <w:t xml:space="preserve">no provision shall be construed against a party merely because that party was responsible for its drafting or </w:t>
      </w:r>
      <w:proofErr w:type="gramStart"/>
      <w:r w:rsidRPr="00FE60E6">
        <w:rPr>
          <w:rFonts w:ascii="Verdana" w:hAnsi="Verdana"/>
        </w:rPr>
        <w:t>inclusion;</w:t>
      </w:r>
      <w:proofErr w:type="gramEnd"/>
    </w:p>
    <w:p w14:paraId="0B67AEA2" w14:textId="77777777" w:rsidR="00A008FA" w:rsidRPr="00FE60E6" w:rsidRDefault="00FB0927" w:rsidP="00BE0A70">
      <w:pPr>
        <w:pStyle w:val="Heading3"/>
        <w:widowControl w:val="0"/>
        <w:numPr>
          <w:ilvl w:val="0"/>
          <w:numId w:val="8"/>
        </w:numPr>
        <w:rPr>
          <w:rFonts w:ascii="Verdana" w:hAnsi="Verdana"/>
        </w:rPr>
      </w:pPr>
      <w:r w:rsidRPr="00FE60E6">
        <w:rPr>
          <w:rFonts w:ascii="Verdana" w:hAnsi="Verdana"/>
        </w:rPr>
        <w:t>all monetary amounts are in</w:t>
      </w:r>
      <w:r w:rsidR="00A008FA" w:rsidRPr="00FE60E6">
        <w:rPr>
          <w:rFonts w:ascii="Verdana" w:hAnsi="Verdana"/>
        </w:rPr>
        <w:t xml:space="preserve"> New Zealand dollars unless stated otherwise; and</w:t>
      </w:r>
    </w:p>
    <w:p w14:paraId="23A33340" w14:textId="77777777" w:rsidR="00C14282" w:rsidRPr="00FE60E6" w:rsidRDefault="005A123D" w:rsidP="00BE0A70">
      <w:pPr>
        <w:pStyle w:val="Heading3"/>
        <w:widowControl w:val="0"/>
        <w:numPr>
          <w:ilvl w:val="0"/>
          <w:numId w:val="8"/>
        </w:numPr>
        <w:rPr>
          <w:rFonts w:ascii="Verdana" w:hAnsi="Verdana"/>
        </w:rPr>
      </w:pPr>
      <w:r w:rsidRPr="00FE60E6">
        <w:rPr>
          <w:rFonts w:ascii="Verdana" w:hAnsi="Verdana"/>
          <w:b/>
        </w:rPr>
        <w:t>including</w:t>
      </w:r>
      <w:r w:rsidR="00C14282" w:rsidRPr="00FE60E6">
        <w:rPr>
          <w:rFonts w:ascii="Verdana" w:hAnsi="Verdana"/>
        </w:rPr>
        <w:t xml:space="preserve"> and like terms mean</w:t>
      </w:r>
      <w:r w:rsidRPr="00FE60E6">
        <w:rPr>
          <w:rFonts w:ascii="Verdana" w:hAnsi="Verdana"/>
        </w:rPr>
        <w:t xml:space="preserve"> </w:t>
      </w:r>
      <w:r w:rsidR="008B186F" w:rsidRPr="00FE60E6">
        <w:rPr>
          <w:rFonts w:ascii="Verdana" w:hAnsi="Verdana"/>
          <w:b/>
        </w:rPr>
        <w:t>including, without limitation</w:t>
      </w:r>
      <w:r w:rsidR="00C330C3" w:rsidRPr="00FE60E6">
        <w:rPr>
          <w:rFonts w:ascii="Verdana" w:hAnsi="Verdana"/>
        </w:rPr>
        <w:t>.</w:t>
      </w:r>
    </w:p>
    <w:p w14:paraId="46F1F325" w14:textId="77777777" w:rsidR="00007607" w:rsidRPr="00FE60E6" w:rsidRDefault="00007607" w:rsidP="005400C3">
      <w:pPr>
        <w:pStyle w:val="BodyText"/>
        <w:numPr>
          <w:ilvl w:val="0"/>
          <w:numId w:val="2"/>
        </w:numPr>
        <w:tabs>
          <w:tab w:val="left" w:pos="540"/>
        </w:tabs>
        <w:kinsoku w:val="0"/>
        <w:overflowPunct w:val="0"/>
        <w:spacing w:before="120" w:after="120"/>
        <w:ind w:left="357" w:hanging="357"/>
        <w:rPr>
          <w:rFonts w:ascii="Verdana" w:hAnsi="Verdana" w:cs="Arial"/>
          <w:b/>
          <w:bCs/>
          <w:sz w:val="18"/>
          <w:szCs w:val="18"/>
        </w:rPr>
      </w:pPr>
      <w:bookmarkStart w:id="1" w:name="_Ref522799307"/>
      <w:r w:rsidRPr="00FE60E6">
        <w:rPr>
          <w:rFonts w:ascii="Verdana" w:hAnsi="Verdana" w:cs="Arial"/>
          <w:b/>
          <w:bCs/>
          <w:sz w:val="18"/>
          <w:szCs w:val="18"/>
        </w:rPr>
        <w:t>STATEMENTS OF WORK</w:t>
      </w:r>
      <w:bookmarkEnd w:id="1"/>
    </w:p>
    <w:p w14:paraId="4B09A490" w14:textId="77777777" w:rsidR="00FE60E6" w:rsidRDefault="00007607" w:rsidP="005400C3">
      <w:pPr>
        <w:pStyle w:val="Heading2"/>
        <w:widowControl w:val="0"/>
        <w:ind w:left="567" w:hanging="567"/>
        <w:rPr>
          <w:rFonts w:ascii="Verdana" w:hAnsi="Verdana"/>
        </w:rPr>
      </w:pPr>
      <w:bookmarkStart w:id="2" w:name="_Ref522799139"/>
      <w:bookmarkStart w:id="3" w:name="_Ref522799327"/>
      <w:r w:rsidRPr="003C0F5F">
        <w:rPr>
          <w:rFonts w:ascii="Verdana" w:hAnsi="Verdana"/>
        </w:rPr>
        <w:t>O</w:t>
      </w:r>
      <w:r w:rsidRPr="00FE60E6">
        <w:rPr>
          <w:rFonts w:ascii="Verdana" w:hAnsi="Verdana"/>
        </w:rPr>
        <w:t>n both parties</w:t>
      </w:r>
      <w:r w:rsidRPr="003C0F5F">
        <w:rPr>
          <w:rFonts w:ascii="Verdana" w:hAnsi="Verdana"/>
        </w:rPr>
        <w:t xml:space="preserve"> signing a completed </w:t>
      </w:r>
      <w:r w:rsidR="00CC18BA">
        <w:rPr>
          <w:rFonts w:ascii="Verdana" w:hAnsi="Verdana"/>
        </w:rPr>
        <w:t>s</w:t>
      </w:r>
      <w:r w:rsidRPr="003C0F5F">
        <w:rPr>
          <w:rFonts w:ascii="Verdana" w:hAnsi="Verdana"/>
        </w:rPr>
        <w:t xml:space="preserve">tatement of </w:t>
      </w:r>
      <w:r w:rsidR="00CC18BA">
        <w:rPr>
          <w:rFonts w:ascii="Verdana" w:hAnsi="Verdana"/>
        </w:rPr>
        <w:t>w</w:t>
      </w:r>
      <w:r w:rsidRPr="003C0F5F">
        <w:rPr>
          <w:rFonts w:ascii="Verdana" w:hAnsi="Verdana"/>
        </w:rPr>
        <w:t xml:space="preserve">ork </w:t>
      </w:r>
      <w:r w:rsidR="00CC18BA">
        <w:rPr>
          <w:rFonts w:ascii="Verdana" w:hAnsi="Verdana"/>
        </w:rPr>
        <w:t xml:space="preserve">substantially </w:t>
      </w:r>
      <w:r w:rsidRPr="003C0F5F">
        <w:rPr>
          <w:rFonts w:ascii="Verdana" w:hAnsi="Verdana"/>
        </w:rPr>
        <w:t>in the form set out in Schedule 1</w:t>
      </w:r>
      <w:r w:rsidRPr="00FE60E6">
        <w:rPr>
          <w:rFonts w:ascii="Verdana" w:hAnsi="Verdana"/>
        </w:rPr>
        <w:t xml:space="preserve">, an agreement </w:t>
      </w:r>
      <w:r w:rsidRPr="003C0F5F">
        <w:rPr>
          <w:rFonts w:ascii="Verdana" w:hAnsi="Verdana"/>
        </w:rPr>
        <w:t xml:space="preserve">arises </w:t>
      </w:r>
      <w:r w:rsidRPr="00FE60E6">
        <w:rPr>
          <w:rFonts w:ascii="Verdana" w:hAnsi="Verdana"/>
        </w:rPr>
        <w:t>between the parties</w:t>
      </w:r>
      <w:r w:rsidRPr="003C0F5F">
        <w:rPr>
          <w:rFonts w:ascii="Verdana" w:hAnsi="Verdana"/>
        </w:rPr>
        <w:t>, comprising the terms of this</w:t>
      </w:r>
      <w:r w:rsidRPr="00FE60E6">
        <w:rPr>
          <w:rFonts w:ascii="Verdana" w:hAnsi="Verdana"/>
        </w:rPr>
        <w:t xml:space="preserve"> </w:t>
      </w:r>
      <w:r w:rsidR="00952D6B" w:rsidRPr="00A62CD6">
        <w:rPr>
          <w:rFonts w:ascii="Verdana" w:hAnsi="Verdana"/>
        </w:rPr>
        <w:t>Agreement</w:t>
      </w:r>
      <w:r w:rsidR="00066B25">
        <w:rPr>
          <w:rFonts w:ascii="Verdana" w:hAnsi="Verdana"/>
        </w:rPr>
        <w:t>,</w:t>
      </w:r>
      <w:r w:rsidRPr="00FE60E6">
        <w:rPr>
          <w:rFonts w:ascii="Verdana" w:hAnsi="Verdana"/>
        </w:rPr>
        <w:t xml:space="preserve"> as </w:t>
      </w:r>
      <w:r w:rsidRPr="003C0F5F">
        <w:rPr>
          <w:rFonts w:ascii="Verdana" w:hAnsi="Verdana"/>
        </w:rPr>
        <w:t xml:space="preserve">may be </w:t>
      </w:r>
      <w:r w:rsidRPr="00FE60E6">
        <w:rPr>
          <w:rFonts w:ascii="Verdana" w:hAnsi="Verdana"/>
        </w:rPr>
        <w:t xml:space="preserve">varied by </w:t>
      </w:r>
      <w:r w:rsidRPr="003C0F5F">
        <w:rPr>
          <w:rFonts w:ascii="Verdana" w:hAnsi="Verdana"/>
        </w:rPr>
        <w:t xml:space="preserve">that </w:t>
      </w:r>
      <w:r w:rsidR="00CC18BA">
        <w:rPr>
          <w:rFonts w:ascii="Verdana" w:hAnsi="Verdana"/>
        </w:rPr>
        <w:t>s</w:t>
      </w:r>
      <w:r w:rsidRPr="003C0F5F">
        <w:rPr>
          <w:rFonts w:ascii="Verdana" w:hAnsi="Verdana"/>
        </w:rPr>
        <w:t xml:space="preserve">tatement of </w:t>
      </w:r>
      <w:r w:rsidR="00CC18BA">
        <w:rPr>
          <w:rFonts w:ascii="Verdana" w:hAnsi="Verdana"/>
        </w:rPr>
        <w:t>w</w:t>
      </w:r>
      <w:r w:rsidRPr="00FE60E6">
        <w:rPr>
          <w:rFonts w:ascii="Verdana" w:hAnsi="Verdana"/>
        </w:rPr>
        <w:t>ork</w:t>
      </w:r>
      <w:r w:rsidRPr="003C0F5F">
        <w:rPr>
          <w:rFonts w:ascii="Verdana" w:hAnsi="Verdana"/>
        </w:rPr>
        <w:t>.</w:t>
      </w:r>
      <w:bookmarkEnd w:id="2"/>
      <w:bookmarkEnd w:id="3"/>
    </w:p>
    <w:p w14:paraId="4BFB0526" w14:textId="77777777" w:rsidR="00007607" w:rsidRPr="003C0F5F" w:rsidRDefault="00106604" w:rsidP="005400C3">
      <w:pPr>
        <w:pStyle w:val="Heading2"/>
        <w:widowControl w:val="0"/>
        <w:ind w:left="567" w:hanging="567"/>
        <w:rPr>
          <w:rFonts w:ascii="Verdana" w:hAnsi="Verdana"/>
        </w:rPr>
      </w:pPr>
      <w:r>
        <w:rPr>
          <w:rFonts w:ascii="Verdana" w:hAnsi="Verdana"/>
        </w:rPr>
        <w:t xml:space="preserve">Subject to any </w:t>
      </w:r>
      <w:r w:rsidR="00781463">
        <w:rPr>
          <w:rFonts w:ascii="Verdana" w:hAnsi="Verdana"/>
        </w:rPr>
        <w:t>S</w:t>
      </w:r>
      <w:r>
        <w:rPr>
          <w:rFonts w:ascii="Verdana" w:hAnsi="Verdana"/>
        </w:rPr>
        <w:t xml:space="preserve">pecial </w:t>
      </w:r>
      <w:r w:rsidR="00781463">
        <w:rPr>
          <w:rFonts w:ascii="Verdana" w:hAnsi="Verdana"/>
        </w:rPr>
        <w:t>T</w:t>
      </w:r>
      <w:r>
        <w:rPr>
          <w:rFonts w:ascii="Verdana" w:hAnsi="Verdana"/>
        </w:rPr>
        <w:t>erms</w:t>
      </w:r>
      <w:r w:rsidR="00A16357">
        <w:rPr>
          <w:rFonts w:ascii="Verdana" w:hAnsi="Verdana"/>
        </w:rPr>
        <w:t>,</w:t>
      </w:r>
      <w:r>
        <w:rPr>
          <w:rFonts w:ascii="Verdana" w:hAnsi="Verdana"/>
        </w:rPr>
        <w:t xml:space="preserve"> t</w:t>
      </w:r>
      <w:r w:rsidR="00FE60E6">
        <w:rPr>
          <w:rFonts w:ascii="Verdana" w:hAnsi="Verdana"/>
        </w:rPr>
        <w:t xml:space="preserve">he </w:t>
      </w:r>
      <w:r w:rsidR="001D3F25" w:rsidRPr="00A62CD6">
        <w:rPr>
          <w:rFonts w:ascii="Verdana" w:hAnsi="Verdana"/>
          <w:i/>
        </w:rPr>
        <w:t>General Terms</w:t>
      </w:r>
      <w:r w:rsidR="001D3F25">
        <w:rPr>
          <w:rFonts w:ascii="Verdana" w:hAnsi="Verdana"/>
        </w:rPr>
        <w:t xml:space="preserve"> </w:t>
      </w:r>
      <w:r w:rsidR="00435972">
        <w:rPr>
          <w:rFonts w:ascii="Verdana" w:hAnsi="Verdana"/>
        </w:rPr>
        <w:t xml:space="preserve">of this </w:t>
      </w:r>
      <w:r w:rsidR="00952D6B" w:rsidRPr="00A62CD6">
        <w:rPr>
          <w:rFonts w:ascii="Verdana" w:hAnsi="Verdana"/>
        </w:rPr>
        <w:t>Agreement</w:t>
      </w:r>
      <w:r w:rsidR="00435972">
        <w:rPr>
          <w:rFonts w:ascii="Verdana" w:hAnsi="Verdana"/>
        </w:rPr>
        <w:t xml:space="preserve"> </w:t>
      </w:r>
      <w:r w:rsidR="00FE60E6">
        <w:rPr>
          <w:rFonts w:ascii="Verdana" w:hAnsi="Verdana"/>
        </w:rPr>
        <w:t xml:space="preserve">prevail in the event of any inconsistency with </w:t>
      </w:r>
      <w:r w:rsidR="001D3F25">
        <w:rPr>
          <w:rFonts w:ascii="Verdana" w:hAnsi="Verdana"/>
        </w:rPr>
        <w:t>the terms and conditions set out in a Statement of Work</w:t>
      </w:r>
      <w:r w:rsidR="00FE60E6">
        <w:rPr>
          <w:rFonts w:ascii="Verdana" w:hAnsi="Verdana"/>
        </w:rPr>
        <w:t>.</w:t>
      </w:r>
    </w:p>
    <w:p w14:paraId="78015EAA" w14:textId="77777777" w:rsidR="0035380A" w:rsidRPr="00FE60E6" w:rsidRDefault="00FB0927" w:rsidP="00A62CD6">
      <w:pPr>
        <w:pStyle w:val="BodyText"/>
        <w:keepNext/>
        <w:numPr>
          <w:ilvl w:val="0"/>
          <w:numId w:val="2"/>
        </w:numPr>
        <w:tabs>
          <w:tab w:val="left" w:pos="540"/>
        </w:tabs>
        <w:kinsoku w:val="0"/>
        <w:overflowPunct w:val="0"/>
        <w:spacing w:before="120" w:after="120"/>
        <w:ind w:left="357" w:hanging="357"/>
        <w:rPr>
          <w:rFonts w:ascii="Verdana" w:hAnsi="Verdana" w:cs="Arial"/>
          <w:b/>
          <w:bCs/>
          <w:sz w:val="18"/>
          <w:szCs w:val="18"/>
        </w:rPr>
      </w:pPr>
      <w:r w:rsidRPr="00FE60E6">
        <w:rPr>
          <w:rFonts w:ascii="Verdana" w:hAnsi="Verdana" w:cs="Arial"/>
          <w:b/>
          <w:spacing w:val="-1"/>
          <w:sz w:val="18"/>
          <w:szCs w:val="18"/>
        </w:rPr>
        <w:t>SERVICES</w:t>
      </w:r>
      <w:r w:rsidR="0035380A" w:rsidRPr="00FE60E6">
        <w:rPr>
          <w:rFonts w:ascii="Verdana" w:hAnsi="Verdana" w:cs="Arial"/>
          <w:b/>
          <w:spacing w:val="26"/>
          <w:sz w:val="18"/>
          <w:szCs w:val="18"/>
        </w:rPr>
        <w:t xml:space="preserve"> </w:t>
      </w:r>
    </w:p>
    <w:p w14:paraId="6799941F" w14:textId="77777777" w:rsidR="00630A2E" w:rsidRPr="00630A2E" w:rsidRDefault="00630A2E" w:rsidP="00A335DC">
      <w:pPr>
        <w:pStyle w:val="Heading2"/>
        <w:ind w:left="567" w:hanging="567"/>
        <w:rPr>
          <w:rFonts w:ascii="Verdana" w:hAnsi="Verdana"/>
        </w:rPr>
      </w:pPr>
      <w:bookmarkStart w:id="4" w:name="_Ref509069167"/>
      <w:r w:rsidRPr="00630A2E">
        <w:rPr>
          <w:rFonts w:ascii="Verdana" w:hAnsi="Verdana"/>
        </w:rPr>
        <w:t>The University will carry out the Services during the Service Period, and in doing so must:</w:t>
      </w:r>
    </w:p>
    <w:p w14:paraId="09D4468D" w14:textId="77777777" w:rsidR="00630A2E" w:rsidRPr="00630A2E" w:rsidRDefault="00630A2E" w:rsidP="00A62CD6">
      <w:pPr>
        <w:pStyle w:val="Heading3"/>
        <w:widowControl w:val="0"/>
        <w:numPr>
          <w:ilvl w:val="0"/>
          <w:numId w:val="26"/>
        </w:numPr>
        <w:rPr>
          <w:rFonts w:ascii="Verdana" w:hAnsi="Verdana"/>
        </w:rPr>
      </w:pPr>
      <w:r w:rsidRPr="00630A2E">
        <w:rPr>
          <w:rFonts w:ascii="Verdana" w:hAnsi="Verdana"/>
        </w:rPr>
        <w:t>exercise reasonable care and skill; and</w:t>
      </w:r>
    </w:p>
    <w:p w14:paraId="2FA3482B" w14:textId="77777777" w:rsidR="00630A2E" w:rsidRDefault="00630A2E" w:rsidP="00A62CD6">
      <w:pPr>
        <w:pStyle w:val="Heading3"/>
        <w:widowControl w:val="0"/>
        <w:numPr>
          <w:ilvl w:val="0"/>
          <w:numId w:val="26"/>
        </w:numPr>
        <w:rPr>
          <w:rFonts w:ascii="Verdana" w:hAnsi="Verdana"/>
        </w:rPr>
      </w:pPr>
      <w:r w:rsidRPr="00630A2E">
        <w:rPr>
          <w:rFonts w:ascii="Verdana" w:hAnsi="Verdana"/>
        </w:rPr>
        <w:t>comply with current standards of professional research practice</w:t>
      </w:r>
      <w:r>
        <w:rPr>
          <w:rFonts w:ascii="Verdana" w:hAnsi="Verdana"/>
        </w:rPr>
        <w:t>.</w:t>
      </w:r>
      <w:r w:rsidRPr="00630A2E">
        <w:rPr>
          <w:rFonts w:ascii="Verdana" w:hAnsi="Verdana"/>
        </w:rPr>
        <w:t xml:space="preserve"> </w:t>
      </w:r>
      <w:bookmarkStart w:id="5" w:name="_Ref489001305"/>
      <w:bookmarkEnd w:id="4"/>
    </w:p>
    <w:p w14:paraId="26147543" w14:textId="77777777" w:rsidR="009154CA" w:rsidRDefault="009154CA" w:rsidP="009154CA">
      <w:pPr>
        <w:pStyle w:val="Heading2"/>
        <w:ind w:left="567" w:hanging="567"/>
        <w:rPr>
          <w:rFonts w:ascii="Verdana" w:hAnsi="Verdana"/>
        </w:rPr>
      </w:pPr>
      <w:r w:rsidRPr="009154CA">
        <w:rPr>
          <w:rFonts w:ascii="Verdana" w:hAnsi="Verdana"/>
        </w:rPr>
        <w:t>The University is entitled to rely on any information provided by the Client in connection with the Services as complete, accurate and up-to-date, and is not required to verify any such information.</w:t>
      </w:r>
    </w:p>
    <w:p w14:paraId="79E3446F" w14:textId="77777777" w:rsidR="009154CA" w:rsidRPr="009154CA" w:rsidRDefault="009154CA" w:rsidP="009154CA">
      <w:pPr>
        <w:pStyle w:val="Heading2"/>
        <w:ind w:left="567" w:hanging="567"/>
        <w:rPr>
          <w:rFonts w:ascii="Verdana" w:hAnsi="Verdana"/>
        </w:rPr>
      </w:pPr>
      <w:bookmarkStart w:id="6" w:name="_Nothing_in_this"/>
      <w:bookmarkStart w:id="7" w:name="_Ref9505923"/>
      <w:bookmarkEnd w:id="6"/>
      <w:r w:rsidRPr="009154CA">
        <w:rPr>
          <w:rFonts w:ascii="Verdana" w:hAnsi="Verdana"/>
        </w:rPr>
        <w:t>Nothing in this Agreement prevents:</w:t>
      </w:r>
      <w:bookmarkEnd w:id="7"/>
    </w:p>
    <w:p w14:paraId="1EC53FE7" w14:textId="77777777" w:rsidR="009154CA" w:rsidRPr="009154CA" w:rsidRDefault="009154CA" w:rsidP="00A62CD6">
      <w:pPr>
        <w:pStyle w:val="Heading2"/>
        <w:numPr>
          <w:ilvl w:val="0"/>
          <w:numId w:val="41"/>
        </w:numPr>
        <w:rPr>
          <w:rFonts w:ascii="Verdana" w:hAnsi="Verdana"/>
        </w:rPr>
      </w:pPr>
      <w:r w:rsidRPr="009154CA">
        <w:rPr>
          <w:rFonts w:ascii="Verdana" w:hAnsi="Verdana"/>
        </w:rPr>
        <w:t xml:space="preserve">the University or its personnel from carrying out research (including any funded by third parties) or providing services the same as or </w:t>
      </w:r>
      <w:proofErr w:type="gramStart"/>
      <w:r w:rsidRPr="009154CA">
        <w:rPr>
          <w:rFonts w:ascii="Verdana" w:hAnsi="Verdana"/>
        </w:rPr>
        <w:t>similar to</w:t>
      </w:r>
      <w:proofErr w:type="gramEnd"/>
      <w:r w:rsidRPr="009154CA">
        <w:rPr>
          <w:rFonts w:ascii="Verdana" w:hAnsi="Verdana"/>
        </w:rPr>
        <w:t xml:space="preserve"> the Services, independently of the Services; or</w:t>
      </w:r>
    </w:p>
    <w:p w14:paraId="103131D9" w14:textId="77777777" w:rsidR="009154CA" w:rsidRPr="009154CA" w:rsidRDefault="009154CA" w:rsidP="00A62CD6">
      <w:pPr>
        <w:pStyle w:val="Heading2"/>
        <w:numPr>
          <w:ilvl w:val="0"/>
          <w:numId w:val="41"/>
        </w:numPr>
        <w:rPr>
          <w:rFonts w:ascii="Verdana" w:hAnsi="Verdana"/>
        </w:rPr>
      </w:pPr>
      <w:bookmarkStart w:id="8" w:name="_Ref9505915"/>
      <w:r w:rsidRPr="009154CA">
        <w:rPr>
          <w:rFonts w:ascii="Verdana" w:hAnsi="Verdana"/>
        </w:rPr>
        <w:t>the University or its assignee from protecting any registrable rights arising from such independent research or service</w:t>
      </w:r>
      <w:bookmarkEnd w:id="8"/>
    </w:p>
    <w:p w14:paraId="4A521CC3" w14:textId="77777777" w:rsidR="00F42D46" w:rsidRPr="00630A2E" w:rsidRDefault="00F42D46" w:rsidP="00630A2E">
      <w:pPr>
        <w:pStyle w:val="BodyText"/>
        <w:numPr>
          <w:ilvl w:val="0"/>
          <w:numId w:val="2"/>
        </w:numPr>
        <w:tabs>
          <w:tab w:val="left" w:pos="540"/>
        </w:tabs>
        <w:kinsoku w:val="0"/>
        <w:overflowPunct w:val="0"/>
        <w:spacing w:before="120" w:after="120"/>
        <w:rPr>
          <w:rFonts w:ascii="Verdana" w:hAnsi="Verdana" w:cs="Arial"/>
          <w:b/>
          <w:spacing w:val="-1"/>
          <w:sz w:val="18"/>
          <w:szCs w:val="18"/>
        </w:rPr>
      </w:pPr>
      <w:r w:rsidRPr="00630A2E">
        <w:rPr>
          <w:rFonts w:ascii="Verdana" w:hAnsi="Verdana" w:cs="Arial"/>
          <w:b/>
          <w:spacing w:val="-1"/>
          <w:sz w:val="18"/>
          <w:szCs w:val="18"/>
        </w:rPr>
        <w:t>REPORTS</w:t>
      </w:r>
      <w:r w:rsidR="00FE60E6" w:rsidRPr="00630A2E">
        <w:rPr>
          <w:rFonts w:ascii="Verdana" w:hAnsi="Verdana" w:cs="Arial"/>
          <w:b/>
          <w:spacing w:val="-1"/>
          <w:sz w:val="18"/>
          <w:szCs w:val="18"/>
        </w:rPr>
        <w:t xml:space="preserve"> </w:t>
      </w:r>
    </w:p>
    <w:p w14:paraId="4B2630E4" w14:textId="77777777" w:rsidR="00F42D46" w:rsidRPr="00FE60E6" w:rsidRDefault="00F42D46" w:rsidP="005400C3">
      <w:pPr>
        <w:pStyle w:val="Heading2"/>
        <w:widowControl w:val="0"/>
        <w:ind w:left="567" w:hanging="567"/>
        <w:rPr>
          <w:rFonts w:ascii="Verdana" w:hAnsi="Verdana"/>
        </w:rPr>
      </w:pPr>
      <w:bookmarkStart w:id="9" w:name="_Ref503970370"/>
      <w:bookmarkStart w:id="10" w:name="_Ref509069822"/>
      <w:r w:rsidRPr="00FE60E6">
        <w:rPr>
          <w:rFonts w:ascii="Verdana" w:hAnsi="Verdana"/>
        </w:rPr>
        <w:t xml:space="preserve">The </w:t>
      </w:r>
      <w:r w:rsidR="00180A62">
        <w:rPr>
          <w:rFonts w:ascii="Verdana" w:hAnsi="Verdana"/>
        </w:rPr>
        <w:t>University</w:t>
      </w:r>
      <w:r w:rsidRPr="00FE60E6">
        <w:rPr>
          <w:rFonts w:ascii="Verdana" w:hAnsi="Verdana"/>
        </w:rPr>
        <w:t xml:space="preserve"> will provide </w:t>
      </w:r>
      <w:r w:rsidR="00CD2AAE">
        <w:rPr>
          <w:rFonts w:ascii="Verdana" w:hAnsi="Verdana"/>
        </w:rPr>
        <w:t>the Client</w:t>
      </w:r>
      <w:r w:rsidRPr="00FE60E6">
        <w:rPr>
          <w:rFonts w:ascii="Verdana" w:hAnsi="Verdana"/>
        </w:rPr>
        <w:t xml:space="preserve"> with reports of the type and at the frequency and/or times set out in the </w:t>
      </w:r>
      <w:r w:rsidR="00934C0D" w:rsidRPr="00FE60E6">
        <w:rPr>
          <w:rFonts w:ascii="Verdana" w:hAnsi="Verdana"/>
        </w:rPr>
        <w:t>applicable Statement of Work</w:t>
      </w:r>
      <w:r w:rsidRPr="00FE60E6">
        <w:rPr>
          <w:rFonts w:ascii="Verdana" w:hAnsi="Verdana"/>
        </w:rPr>
        <w:t xml:space="preserve"> (</w:t>
      </w:r>
      <w:r w:rsidRPr="00FE60E6">
        <w:rPr>
          <w:rFonts w:ascii="Verdana" w:hAnsi="Verdana"/>
          <w:b/>
        </w:rPr>
        <w:t>Reports</w:t>
      </w:r>
      <w:r w:rsidRPr="00FE60E6">
        <w:rPr>
          <w:rFonts w:ascii="Verdana" w:hAnsi="Verdana"/>
        </w:rPr>
        <w:t>).</w:t>
      </w:r>
      <w:bookmarkEnd w:id="9"/>
      <w:bookmarkEnd w:id="10"/>
    </w:p>
    <w:p w14:paraId="132E82AF" w14:textId="77777777" w:rsidR="002B273E" w:rsidRPr="00FE60E6" w:rsidRDefault="002B273E" w:rsidP="005400C3">
      <w:pPr>
        <w:pStyle w:val="Heading2"/>
        <w:widowControl w:val="0"/>
        <w:ind w:left="567" w:hanging="567"/>
        <w:rPr>
          <w:rFonts w:ascii="Verdana" w:hAnsi="Verdana"/>
        </w:rPr>
      </w:pPr>
      <w:bookmarkStart w:id="11" w:name="_Ref509567247"/>
      <w:r w:rsidRPr="00FE60E6">
        <w:rPr>
          <w:rFonts w:ascii="Verdana" w:hAnsi="Verdana"/>
        </w:rPr>
        <w:t>The Reports are provided solely for:</w:t>
      </w:r>
      <w:bookmarkEnd w:id="11"/>
      <w:r w:rsidRPr="00FE60E6">
        <w:rPr>
          <w:rFonts w:ascii="Verdana" w:hAnsi="Verdana"/>
        </w:rPr>
        <w:t xml:space="preserve"> </w:t>
      </w:r>
    </w:p>
    <w:p w14:paraId="7A581D9B" w14:textId="77777777" w:rsidR="002B273E" w:rsidRPr="00FE60E6" w:rsidRDefault="00CD2AAE" w:rsidP="00BE0A70">
      <w:pPr>
        <w:pStyle w:val="Heading3"/>
        <w:widowControl w:val="0"/>
        <w:numPr>
          <w:ilvl w:val="0"/>
          <w:numId w:val="17"/>
        </w:numPr>
        <w:rPr>
          <w:rFonts w:ascii="Verdana" w:hAnsi="Verdana"/>
        </w:rPr>
      </w:pPr>
      <w:r>
        <w:rPr>
          <w:rFonts w:ascii="Verdana" w:hAnsi="Verdana"/>
        </w:rPr>
        <w:t>the Client</w:t>
      </w:r>
      <w:r w:rsidR="009E47FA">
        <w:rPr>
          <w:rFonts w:ascii="Verdana" w:hAnsi="Verdana"/>
        </w:rPr>
        <w:t>’</w:t>
      </w:r>
      <w:r w:rsidR="002B273E" w:rsidRPr="00FE60E6">
        <w:rPr>
          <w:rFonts w:ascii="Verdana" w:hAnsi="Verdana"/>
        </w:rPr>
        <w:t xml:space="preserve"> use and no other person; and</w:t>
      </w:r>
    </w:p>
    <w:p w14:paraId="2174BFB1" w14:textId="77777777" w:rsidR="002B273E" w:rsidRPr="00FE60E6" w:rsidRDefault="002B273E" w:rsidP="00BE0A70">
      <w:pPr>
        <w:pStyle w:val="Heading3"/>
        <w:widowControl w:val="0"/>
        <w:numPr>
          <w:ilvl w:val="0"/>
          <w:numId w:val="17"/>
        </w:numPr>
        <w:rPr>
          <w:rFonts w:ascii="Verdana" w:hAnsi="Verdana"/>
        </w:rPr>
      </w:pPr>
      <w:r w:rsidRPr="00FE60E6">
        <w:rPr>
          <w:rFonts w:ascii="Verdana" w:hAnsi="Verdana"/>
        </w:rPr>
        <w:t>the purpose for which they were requested.</w:t>
      </w:r>
    </w:p>
    <w:p w14:paraId="16EAB0DC" w14:textId="77777777" w:rsidR="00FE60E6" w:rsidRDefault="00CD2AAE" w:rsidP="005400C3">
      <w:pPr>
        <w:pStyle w:val="Heading2"/>
        <w:widowControl w:val="0"/>
        <w:ind w:left="567" w:hanging="567"/>
        <w:rPr>
          <w:rFonts w:ascii="Verdana" w:hAnsi="Verdana"/>
        </w:rPr>
      </w:pPr>
      <w:r>
        <w:rPr>
          <w:rFonts w:ascii="Verdana" w:hAnsi="Verdana"/>
        </w:rPr>
        <w:t>The Client</w:t>
      </w:r>
      <w:r w:rsidR="00023F1A" w:rsidRPr="00FE60E6">
        <w:rPr>
          <w:rFonts w:ascii="Verdana" w:hAnsi="Verdana"/>
        </w:rPr>
        <w:t xml:space="preserve"> acknowledges that any Report other tha</w:t>
      </w:r>
      <w:r w:rsidR="006842DE">
        <w:rPr>
          <w:rFonts w:ascii="Verdana" w:hAnsi="Verdana"/>
        </w:rPr>
        <w:t>n a final Report, and any other</w:t>
      </w:r>
      <w:r w:rsidR="00023F1A" w:rsidRPr="00FE60E6">
        <w:rPr>
          <w:rFonts w:ascii="Verdana" w:hAnsi="Verdana"/>
        </w:rPr>
        <w:t xml:space="preserve"> interim information provided by the </w:t>
      </w:r>
      <w:r w:rsidR="00180A62">
        <w:rPr>
          <w:rFonts w:ascii="Verdana" w:hAnsi="Verdana"/>
        </w:rPr>
        <w:t>University</w:t>
      </w:r>
      <w:r w:rsidR="00023F1A" w:rsidRPr="00FE60E6">
        <w:rPr>
          <w:rFonts w:ascii="Verdana" w:hAnsi="Verdana"/>
        </w:rPr>
        <w:t xml:space="preserve"> in connection with the Services but not appearing in a final Report, do not necessarily represent the </w:t>
      </w:r>
      <w:r w:rsidR="00180A62">
        <w:rPr>
          <w:rFonts w:ascii="Verdana" w:hAnsi="Verdana"/>
        </w:rPr>
        <w:t>University</w:t>
      </w:r>
      <w:r w:rsidR="00023F1A" w:rsidRPr="00FE60E6">
        <w:rPr>
          <w:rFonts w:ascii="Verdana" w:hAnsi="Verdana"/>
        </w:rPr>
        <w:t>’s final conclusions.</w:t>
      </w:r>
    </w:p>
    <w:p w14:paraId="448FAD4E" w14:textId="77777777" w:rsidR="00BD065B" w:rsidRPr="00FE60E6" w:rsidRDefault="00994F4D" w:rsidP="005400C3">
      <w:pPr>
        <w:pStyle w:val="BodyText"/>
        <w:numPr>
          <w:ilvl w:val="0"/>
          <w:numId w:val="2"/>
        </w:numPr>
        <w:tabs>
          <w:tab w:val="left" w:pos="540"/>
        </w:tabs>
        <w:kinsoku w:val="0"/>
        <w:overflowPunct w:val="0"/>
        <w:spacing w:before="120" w:after="120"/>
        <w:ind w:left="357" w:hanging="357"/>
        <w:rPr>
          <w:rFonts w:ascii="Verdana" w:hAnsi="Verdana" w:cs="Arial"/>
          <w:b/>
          <w:spacing w:val="-1"/>
          <w:sz w:val="18"/>
          <w:szCs w:val="18"/>
        </w:rPr>
      </w:pPr>
      <w:r w:rsidRPr="00FE60E6">
        <w:rPr>
          <w:rFonts w:ascii="Verdana" w:hAnsi="Verdana" w:cs="Arial"/>
          <w:b/>
          <w:caps/>
          <w:spacing w:val="-1"/>
          <w:sz w:val="18"/>
          <w:szCs w:val="18"/>
        </w:rPr>
        <w:t>Key Personnel</w:t>
      </w:r>
      <w:r w:rsidRPr="00FE60E6">
        <w:rPr>
          <w:rFonts w:ascii="Verdana" w:hAnsi="Verdana" w:cs="Arial"/>
          <w:b/>
          <w:spacing w:val="-1"/>
          <w:sz w:val="18"/>
          <w:szCs w:val="18"/>
        </w:rPr>
        <w:t xml:space="preserve"> </w:t>
      </w:r>
    </w:p>
    <w:p w14:paraId="56F86AD1" w14:textId="77777777" w:rsidR="00360E5A" w:rsidRPr="00FE60E6" w:rsidRDefault="00FB3FB8" w:rsidP="005400C3">
      <w:pPr>
        <w:pStyle w:val="Heading2"/>
        <w:widowControl w:val="0"/>
        <w:ind w:left="567" w:hanging="567"/>
        <w:rPr>
          <w:rFonts w:ascii="Verdana" w:hAnsi="Verdana"/>
        </w:rPr>
      </w:pPr>
      <w:r w:rsidRPr="00FE60E6">
        <w:rPr>
          <w:rFonts w:ascii="Verdana" w:hAnsi="Verdana"/>
        </w:rPr>
        <w:t xml:space="preserve">The </w:t>
      </w:r>
      <w:r w:rsidR="00180A62">
        <w:rPr>
          <w:rFonts w:ascii="Verdana" w:hAnsi="Verdana"/>
        </w:rPr>
        <w:t>University</w:t>
      </w:r>
      <w:r w:rsidRPr="00FE60E6">
        <w:rPr>
          <w:rFonts w:ascii="Verdana" w:hAnsi="Verdana"/>
        </w:rPr>
        <w:t xml:space="preserve"> </w:t>
      </w:r>
      <w:r w:rsidR="00BD065B" w:rsidRPr="00FE60E6">
        <w:rPr>
          <w:rFonts w:ascii="Verdana" w:hAnsi="Verdana"/>
        </w:rPr>
        <w:t xml:space="preserve">will </w:t>
      </w:r>
      <w:r w:rsidR="003C38B1" w:rsidRPr="00FE60E6">
        <w:rPr>
          <w:rFonts w:ascii="Verdana" w:hAnsi="Verdana"/>
        </w:rPr>
        <w:t>carry out</w:t>
      </w:r>
      <w:r w:rsidR="00BD065B" w:rsidRPr="00FE60E6">
        <w:rPr>
          <w:rFonts w:ascii="Verdana" w:hAnsi="Verdana"/>
        </w:rPr>
        <w:t xml:space="preserve"> the Services under the direction and supervision of the </w:t>
      </w:r>
      <w:r w:rsidR="0044011B" w:rsidRPr="00FE60E6">
        <w:rPr>
          <w:rFonts w:ascii="Verdana" w:hAnsi="Verdana"/>
        </w:rPr>
        <w:t>Key Personnel</w:t>
      </w:r>
      <w:r w:rsidR="00C747ED" w:rsidRPr="00FE60E6">
        <w:rPr>
          <w:rFonts w:ascii="Verdana" w:hAnsi="Verdana"/>
        </w:rPr>
        <w:t xml:space="preserve"> for so long as </w:t>
      </w:r>
      <w:r w:rsidR="00934C0D" w:rsidRPr="00FE60E6">
        <w:rPr>
          <w:rFonts w:ascii="Verdana" w:hAnsi="Verdana"/>
        </w:rPr>
        <w:t>they are</w:t>
      </w:r>
      <w:r w:rsidR="00C747ED" w:rsidRPr="00FE60E6">
        <w:rPr>
          <w:rFonts w:ascii="Verdana" w:hAnsi="Verdana"/>
        </w:rPr>
        <w:t xml:space="preserve"> available to perform the Services</w:t>
      </w:r>
      <w:r w:rsidR="00B63E8A" w:rsidRPr="00FE60E6">
        <w:rPr>
          <w:rFonts w:ascii="Verdana" w:hAnsi="Verdana"/>
        </w:rPr>
        <w:t>.</w:t>
      </w:r>
    </w:p>
    <w:p w14:paraId="1326B9D5" w14:textId="77777777" w:rsidR="00C747ED" w:rsidRPr="00FE60E6" w:rsidRDefault="00C747ED" w:rsidP="005400C3">
      <w:pPr>
        <w:pStyle w:val="Heading2"/>
        <w:widowControl w:val="0"/>
        <w:ind w:left="567" w:hanging="567"/>
        <w:rPr>
          <w:rFonts w:ascii="Verdana" w:hAnsi="Verdana"/>
        </w:rPr>
      </w:pPr>
      <w:bookmarkStart w:id="12" w:name="_Ref503770537"/>
      <w:r w:rsidRPr="00FE60E6">
        <w:rPr>
          <w:rFonts w:ascii="Verdana" w:hAnsi="Verdana"/>
        </w:rPr>
        <w:t xml:space="preserve">If </w:t>
      </w:r>
      <w:r w:rsidR="00934C0D" w:rsidRPr="00FE60E6">
        <w:rPr>
          <w:rFonts w:ascii="Verdana" w:hAnsi="Verdana"/>
        </w:rPr>
        <w:t xml:space="preserve">any member of </w:t>
      </w:r>
      <w:r w:rsidRPr="00FE60E6">
        <w:rPr>
          <w:rFonts w:ascii="Verdana" w:hAnsi="Verdana"/>
        </w:rPr>
        <w:t xml:space="preserve">the </w:t>
      </w:r>
      <w:r w:rsidR="00994F4D" w:rsidRPr="00FE60E6">
        <w:rPr>
          <w:rFonts w:ascii="Verdana" w:hAnsi="Verdana"/>
        </w:rPr>
        <w:t xml:space="preserve">Key Personnel </w:t>
      </w:r>
      <w:r w:rsidRPr="00FE60E6">
        <w:rPr>
          <w:rFonts w:ascii="Verdana" w:hAnsi="Verdana"/>
        </w:rPr>
        <w:t xml:space="preserve">ceases to be available to perform the Services, </w:t>
      </w:r>
      <w:r w:rsidR="00FB3FB8" w:rsidRPr="00FE60E6">
        <w:rPr>
          <w:rFonts w:ascii="Verdana" w:hAnsi="Verdana"/>
        </w:rPr>
        <w:t xml:space="preserve">the </w:t>
      </w:r>
      <w:r w:rsidR="00180A62">
        <w:rPr>
          <w:rFonts w:ascii="Verdana" w:hAnsi="Verdana"/>
        </w:rPr>
        <w:t>University</w:t>
      </w:r>
      <w:r w:rsidR="00FB3FB8" w:rsidRPr="00FE60E6">
        <w:rPr>
          <w:rFonts w:ascii="Verdana" w:hAnsi="Verdana"/>
        </w:rPr>
        <w:t xml:space="preserve"> </w:t>
      </w:r>
      <w:r w:rsidRPr="00FE60E6">
        <w:rPr>
          <w:rFonts w:ascii="Verdana" w:hAnsi="Verdana"/>
        </w:rPr>
        <w:t xml:space="preserve">will notify </w:t>
      </w:r>
      <w:r w:rsidR="00CD2AAE">
        <w:rPr>
          <w:rFonts w:ascii="Verdana" w:hAnsi="Verdana"/>
        </w:rPr>
        <w:t>the Client</w:t>
      </w:r>
      <w:r w:rsidRPr="00FE60E6">
        <w:rPr>
          <w:rFonts w:ascii="Verdana" w:hAnsi="Verdana"/>
        </w:rPr>
        <w:t xml:space="preserve"> as soon as </w:t>
      </w:r>
      <w:proofErr w:type="gramStart"/>
      <w:r w:rsidRPr="00FE60E6">
        <w:rPr>
          <w:rFonts w:ascii="Verdana" w:hAnsi="Verdana"/>
        </w:rPr>
        <w:t>practicable</w:t>
      </w:r>
      <w:proofErr w:type="gramEnd"/>
      <w:r w:rsidRPr="00FE60E6">
        <w:rPr>
          <w:rFonts w:ascii="Verdana" w:hAnsi="Verdana"/>
        </w:rPr>
        <w:t xml:space="preserve"> and </w:t>
      </w:r>
      <w:r w:rsidR="009D7C9A" w:rsidRPr="00FE60E6">
        <w:rPr>
          <w:rFonts w:ascii="Verdana" w:hAnsi="Verdana"/>
        </w:rPr>
        <w:t xml:space="preserve">the parties must </w:t>
      </w:r>
      <w:r w:rsidRPr="00FE60E6">
        <w:rPr>
          <w:rFonts w:ascii="Verdana" w:hAnsi="Verdana"/>
        </w:rPr>
        <w:t xml:space="preserve">discuss in good faith </w:t>
      </w:r>
      <w:r w:rsidR="00C3347D">
        <w:rPr>
          <w:rFonts w:ascii="Verdana" w:hAnsi="Verdana"/>
        </w:rPr>
        <w:t xml:space="preserve">a </w:t>
      </w:r>
      <w:r w:rsidRPr="00FE60E6">
        <w:rPr>
          <w:rFonts w:ascii="Verdana" w:hAnsi="Verdana"/>
        </w:rPr>
        <w:t>replacement</w:t>
      </w:r>
      <w:r w:rsidR="00AA03FA" w:rsidRPr="00FE60E6">
        <w:rPr>
          <w:rFonts w:ascii="Verdana" w:hAnsi="Verdana"/>
        </w:rPr>
        <w:t xml:space="preserve"> </w:t>
      </w:r>
      <w:r w:rsidR="00C3347D">
        <w:rPr>
          <w:rFonts w:ascii="Verdana" w:hAnsi="Verdana"/>
        </w:rPr>
        <w:t>for that Key Personnel</w:t>
      </w:r>
      <w:r w:rsidRPr="00FE60E6">
        <w:rPr>
          <w:rFonts w:ascii="Verdana" w:hAnsi="Verdana"/>
        </w:rPr>
        <w:t>.</w:t>
      </w:r>
      <w:bookmarkEnd w:id="12"/>
    </w:p>
    <w:p w14:paraId="4FB3D50E" w14:textId="77777777" w:rsidR="009D7C9A" w:rsidRPr="00FE60E6" w:rsidRDefault="002B1179" w:rsidP="005400C3">
      <w:pPr>
        <w:pStyle w:val="Heading2"/>
        <w:widowControl w:val="0"/>
        <w:ind w:left="567" w:hanging="567"/>
        <w:rPr>
          <w:rFonts w:ascii="Verdana" w:hAnsi="Verdana"/>
        </w:rPr>
      </w:pPr>
      <w:bookmarkStart w:id="13" w:name="_Ref503770830"/>
      <w:r w:rsidRPr="00FE60E6">
        <w:rPr>
          <w:rFonts w:ascii="Verdana" w:hAnsi="Verdana"/>
        </w:rPr>
        <w:t xml:space="preserve">If a replacement </w:t>
      </w:r>
      <w:r w:rsidR="00994F4D" w:rsidRPr="00FE60E6">
        <w:rPr>
          <w:rFonts w:ascii="Verdana" w:hAnsi="Verdana"/>
        </w:rPr>
        <w:t>Key Personnel</w:t>
      </w:r>
      <w:r w:rsidR="009D7C9A" w:rsidRPr="00FE60E6">
        <w:rPr>
          <w:rFonts w:ascii="Verdana" w:hAnsi="Verdana"/>
        </w:rPr>
        <w:t xml:space="preserve"> is agreed under clause </w:t>
      </w:r>
      <w:r w:rsidR="009D7C9A" w:rsidRPr="00FE60E6">
        <w:rPr>
          <w:rFonts w:ascii="Verdana" w:hAnsi="Verdana"/>
        </w:rPr>
        <w:fldChar w:fldCharType="begin"/>
      </w:r>
      <w:r w:rsidR="009D7C9A" w:rsidRPr="00FE60E6">
        <w:rPr>
          <w:rFonts w:ascii="Verdana" w:hAnsi="Verdana"/>
        </w:rPr>
        <w:instrText xml:space="preserve"> REF _Ref503770537 \r \h </w:instrText>
      </w:r>
      <w:r w:rsidR="00B63BEB" w:rsidRPr="00FE60E6">
        <w:rPr>
          <w:rFonts w:ascii="Verdana" w:hAnsi="Verdana"/>
        </w:rPr>
        <w:instrText xml:space="preserve"> \* MERGEFORMAT </w:instrText>
      </w:r>
      <w:r w:rsidR="009D7C9A" w:rsidRPr="00FE60E6">
        <w:rPr>
          <w:rFonts w:ascii="Verdana" w:hAnsi="Verdana"/>
        </w:rPr>
      </w:r>
      <w:r w:rsidR="009D7C9A" w:rsidRPr="00FE60E6">
        <w:rPr>
          <w:rFonts w:ascii="Verdana" w:hAnsi="Verdana"/>
        </w:rPr>
        <w:fldChar w:fldCharType="separate"/>
      </w:r>
      <w:r w:rsidR="00CC5C46">
        <w:rPr>
          <w:rFonts w:ascii="Verdana" w:hAnsi="Verdana"/>
        </w:rPr>
        <w:t>5.2</w:t>
      </w:r>
      <w:r w:rsidR="009D7C9A" w:rsidRPr="00FE60E6">
        <w:rPr>
          <w:rFonts w:ascii="Verdana" w:hAnsi="Verdana"/>
        </w:rPr>
        <w:fldChar w:fldCharType="end"/>
      </w:r>
      <w:r w:rsidR="009D7C9A" w:rsidRPr="00FE60E6">
        <w:rPr>
          <w:rFonts w:ascii="Verdana" w:hAnsi="Verdana"/>
        </w:rPr>
        <w:t xml:space="preserve">, that person is deemed to be </w:t>
      </w:r>
      <w:r w:rsidR="00994F4D" w:rsidRPr="00FE60E6">
        <w:rPr>
          <w:rFonts w:ascii="Verdana" w:hAnsi="Verdana"/>
        </w:rPr>
        <w:t xml:space="preserve">Key Personnel </w:t>
      </w:r>
      <w:r w:rsidR="009D7C9A" w:rsidRPr="00FE60E6">
        <w:rPr>
          <w:rFonts w:ascii="Verdana" w:hAnsi="Verdana"/>
        </w:rPr>
        <w:t>from a date agreed between the parties.</w:t>
      </w:r>
      <w:bookmarkEnd w:id="13"/>
    </w:p>
    <w:p w14:paraId="41014829" w14:textId="77777777" w:rsidR="009D7C9A" w:rsidRPr="00FE60E6" w:rsidRDefault="009D7C9A" w:rsidP="005400C3">
      <w:pPr>
        <w:pStyle w:val="Heading2"/>
        <w:widowControl w:val="0"/>
        <w:ind w:left="567" w:hanging="567"/>
        <w:rPr>
          <w:rFonts w:ascii="Verdana" w:hAnsi="Verdana"/>
        </w:rPr>
      </w:pPr>
      <w:r w:rsidRPr="00FE60E6">
        <w:rPr>
          <w:rFonts w:ascii="Verdana" w:hAnsi="Verdana"/>
        </w:rPr>
        <w:t xml:space="preserve">Either party may terminate </w:t>
      </w:r>
      <w:r w:rsidR="00C3347D">
        <w:rPr>
          <w:rFonts w:ascii="Verdana" w:hAnsi="Verdana"/>
        </w:rPr>
        <w:t>the applicable Statement of Work</w:t>
      </w:r>
      <w:r w:rsidRPr="00FE60E6">
        <w:rPr>
          <w:rFonts w:ascii="Verdana" w:hAnsi="Verdana"/>
        </w:rPr>
        <w:t xml:space="preserve"> on notice to the other party if the parti</w:t>
      </w:r>
      <w:r w:rsidR="002B1179" w:rsidRPr="00FE60E6">
        <w:rPr>
          <w:rFonts w:ascii="Verdana" w:hAnsi="Verdana"/>
        </w:rPr>
        <w:t xml:space="preserve">es fail to agree a </w:t>
      </w:r>
      <w:r w:rsidR="002B1179" w:rsidRPr="00FE60E6">
        <w:rPr>
          <w:rFonts w:ascii="Verdana" w:hAnsi="Verdana"/>
        </w:rPr>
        <w:lastRenderedPageBreak/>
        <w:t xml:space="preserve">replacement </w:t>
      </w:r>
      <w:r w:rsidR="00994F4D" w:rsidRPr="00FE60E6">
        <w:rPr>
          <w:rFonts w:ascii="Verdana" w:hAnsi="Verdana"/>
        </w:rPr>
        <w:t>Key Personnel</w:t>
      </w:r>
      <w:r w:rsidRPr="00FE60E6">
        <w:rPr>
          <w:rFonts w:ascii="Verdana" w:hAnsi="Verdana"/>
        </w:rPr>
        <w:t xml:space="preserve"> within 30 days of </w:t>
      </w:r>
      <w:r w:rsidR="00354027">
        <w:rPr>
          <w:rFonts w:ascii="Verdana" w:hAnsi="Verdana"/>
        </w:rPr>
        <w:t>the Client’s</w:t>
      </w:r>
      <w:r w:rsidRPr="00FE60E6">
        <w:rPr>
          <w:rFonts w:ascii="Verdana" w:hAnsi="Verdana"/>
        </w:rPr>
        <w:t xml:space="preserve"> receipt of </w:t>
      </w:r>
      <w:r w:rsidR="00FB3FB8" w:rsidRPr="00FE60E6">
        <w:rPr>
          <w:rFonts w:ascii="Verdana" w:hAnsi="Verdana"/>
        </w:rPr>
        <w:t xml:space="preserve">the </w:t>
      </w:r>
      <w:r w:rsidR="00180A62">
        <w:rPr>
          <w:rFonts w:ascii="Verdana" w:hAnsi="Verdana"/>
        </w:rPr>
        <w:t>University</w:t>
      </w:r>
      <w:r w:rsidR="00FB3FB8" w:rsidRPr="00FE60E6">
        <w:rPr>
          <w:rFonts w:ascii="Verdana" w:hAnsi="Verdana"/>
        </w:rPr>
        <w:t xml:space="preserve">’s </w:t>
      </w:r>
      <w:r w:rsidRPr="00FE60E6">
        <w:rPr>
          <w:rFonts w:ascii="Verdana" w:hAnsi="Verdana"/>
        </w:rPr>
        <w:t xml:space="preserve">notice under clause </w:t>
      </w:r>
      <w:r w:rsidRPr="00FE60E6">
        <w:rPr>
          <w:rFonts w:ascii="Verdana" w:hAnsi="Verdana"/>
        </w:rPr>
        <w:fldChar w:fldCharType="begin"/>
      </w:r>
      <w:r w:rsidRPr="00FE60E6">
        <w:rPr>
          <w:rFonts w:ascii="Verdana" w:hAnsi="Verdana"/>
        </w:rPr>
        <w:instrText xml:space="preserve"> REF _Ref503770537 \r \h </w:instrText>
      </w:r>
      <w:r w:rsidR="00B63BEB" w:rsidRPr="00FE60E6">
        <w:rPr>
          <w:rFonts w:ascii="Verdana" w:hAnsi="Verdana"/>
        </w:rPr>
        <w:instrText xml:space="preserve"> \* MERGEFORMAT </w:instrText>
      </w:r>
      <w:r w:rsidRPr="00FE60E6">
        <w:rPr>
          <w:rFonts w:ascii="Verdana" w:hAnsi="Verdana"/>
        </w:rPr>
      </w:r>
      <w:r w:rsidRPr="00FE60E6">
        <w:rPr>
          <w:rFonts w:ascii="Verdana" w:hAnsi="Verdana"/>
        </w:rPr>
        <w:fldChar w:fldCharType="separate"/>
      </w:r>
      <w:r w:rsidR="00CC5C46">
        <w:rPr>
          <w:rFonts w:ascii="Verdana" w:hAnsi="Verdana"/>
        </w:rPr>
        <w:t>5.2</w:t>
      </w:r>
      <w:r w:rsidRPr="00FE60E6">
        <w:rPr>
          <w:rFonts w:ascii="Verdana" w:hAnsi="Verdana"/>
        </w:rPr>
        <w:fldChar w:fldCharType="end"/>
      </w:r>
      <w:r w:rsidRPr="00FE60E6">
        <w:rPr>
          <w:rFonts w:ascii="Verdana" w:hAnsi="Verdana"/>
        </w:rPr>
        <w:t>.</w:t>
      </w:r>
    </w:p>
    <w:p w14:paraId="693A3112" w14:textId="77777777" w:rsidR="00901422" w:rsidRPr="00354027" w:rsidRDefault="00354027" w:rsidP="005400C3">
      <w:pPr>
        <w:pStyle w:val="BodyText"/>
        <w:numPr>
          <w:ilvl w:val="0"/>
          <w:numId w:val="2"/>
        </w:numPr>
        <w:tabs>
          <w:tab w:val="left" w:pos="540"/>
        </w:tabs>
        <w:kinsoku w:val="0"/>
        <w:overflowPunct w:val="0"/>
        <w:spacing w:before="120" w:after="120"/>
        <w:rPr>
          <w:rFonts w:ascii="Verdana" w:hAnsi="Verdana" w:cs="Arial"/>
          <w:b/>
          <w:bCs/>
          <w:sz w:val="18"/>
          <w:szCs w:val="18"/>
        </w:rPr>
      </w:pPr>
      <w:bookmarkStart w:id="14" w:name="_Ref493259370"/>
      <w:bookmarkEnd w:id="5"/>
      <w:r w:rsidRPr="00354027">
        <w:rPr>
          <w:rFonts w:ascii="Verdana" w:hAnsi="Verdana" w:cs="Arial"/>
          <w:b/>
          <w:bCs/>
          <w:sz w:val="18"/>
          <w:szCs w:val="18"/>
        </w:rPr>
        <w:t>CLIENT</w:t>
      </w:r>
      <w:r w:rsidR="00901422" w:rsidRPr="00354027">
        <w:rPr>
          <w:rFonts w:ascii="Verdana" w:hAnsi="Verdana" w:cs="Arial"/>
          <w:b/>
          <w:bCs/>
          <w:sz w:val="18"/>
          <w:szCs w:val="18"/>
        </w:rPr>
        <w:t xml:space="preserve"> RESPONSIBILITIES</w:t>
      </w:r>
    </w:p>
    <w:p w14:paraId="78797A1E" w14:textId="77777777" w:rsidR="00F643B0" w:rsidRPr="00F643B0" w:rsidRDefault="00F643B0" w:rsidP="005400C3">
      <w:pPr>
        <w:pStyle w:val="Heading2"/>
        <w:widowControl w:val="0"/>
        <w:tabs>
          <w:tab w:val="num" w:pos="567"/>
        </w:tabs>
        <w:ind w:left="567" w:hanging="567"/>
        <w:rPr>
          <w:rFonts w:ascii="Verdana" w:hAnsi="Verdana"/>
        </w:rPr>
      </w:pPr>
      <w:bookmarkStart w:id="15" w:name="_The_Client_must"/>
      <w:bookmarkEnd w:id="15"/>
      <w:r w:rsidRPr="00F643B0">
        <w:rPr>
          <w:rFonts w:ascii="Verdana" w:hAnsi="Verdana"/>
        </w:rPr>
        <w:t xml:space="preserve">The Client must promptly provide the University with the Client Input and all information and other assistance reasonably required by the University to enable the University to carry out the Services. </w:t>
      </w:r>
    </w:p>
    <w:p w14:paraId="674ED765" w14:textId="77777777" w:rsidR="003B41D9" w:rsidRPr="00F643B0" w:rsidRDefault="00F643B0" w:rsidP="005400C3">
      <w:pPr>
        <w:pStyle w:val="Heading2"/>
        <w:widowControl w:val="0"/>
        <w:tabs>
          <w:tab w:val="num" w:pos="567"/>
        </w:tabs>
        <w:ind w:left="567" w:hanging="567"/>
        <w:rPr>
          <w:rFonts w:ascii="Verdana" w:hAnsi="Verdana"/>
        </w:rPr>
      </w:pPr>
      <w:r w:rsidRPr="00F643B0">
        <w:rPr>
          <w:rFonts w:ascii="Verdana" w:hAnsi="Verdana"/>
        </w:rPr>
        <w:t>The Client acknowledges that it is responsible for ensuring, and it has determined, that the scope of the Services meets its needs.</w:t>
      </w:r>
      <w:r w:rsidR="003B41D9" w:rsidRPr="00F643B0">
        <w:rPr>
          <w:rFonts w:ascii="Verdana" w:hAnsi="Verdana"/>
        </w:rPr>
        <w:t xml:space="preserve">  </w:t>
      </w:r>
    </w:p>
    <w:p w14:paraId="56AA1954" w14:textId="77777777" w:rsidR="00F643B0" w:rsidRPr="00F643B0" w:rsidRDefault="00F643B0" w:rsidP="00F643B0">
      <w:pPr>
        <w:pStyle w:val="Heading2"/>
        <w:widowControl w:val="0"/>
        <w:tabs>
          <w:tab w:val="num" w:pos="567"/>
        </w:tabs>
        <w:ind w:left="567" w:hanging="567"/>
        <w:rPr>
          <w:rFonts w:ascii="Verdana" w:hAnsi="Verdana"/>
        </w:rPr>
      </w:pPr>
      <w:bookmarkStart w:id="16" w:name="_Ref9504290"/>
      <w:bookmarkStart w:id="17" w:name="_Ref509567271"/>
      <w:r w:rsidRPr="00F643B0">
        <w:rPr>
          <w:rFonts w:ascii="Verdana" w:hAnsi="Verdana"/>
        </w:rPr>
        <w:t xml:space="preserve">The Client must use the </w:t>
      </w:r>
      <w:r w:rsidR="00CC18BA">
        <w:rPr>
          <w:rFonts w:ascii="Verdana" w:hAnsi="Verdana"/>
        </w:rPr>
        <w:t>Reports</w:t>
      </w:r>
      <w:r w:rsidR="00CC18BA" w:rsidRPr="00F643B0">
        <w:rPr>
          <w:rFonts w:ascii="Verdana" w:hAnsi="Verdana"/>
        </w:rPr>
        <w:t xml:space="preserve"> </w:t>
      </w:r>
      <w:r w:rsidRPr="00F643B0">
        <w:rPr>
          <w:rFonts w:ascii="Verdana" w:hAnsi="Verdana"/>
        </w:rPr>
        <w:t xml:space="preserve">solely for the purpose for which </w:t>
      </w:r>
      <w:r w:rsidR="00CC18BA">
        <w:rPr>
          <w:rFonts w:ascii="Verdana" w:hAnsi="Verdana"/>
        </w:rPr>
        <w:t>they</w:t>
      </w:r>
      <w:r w:rsidRPr="00F643B0">
        <w:rPr>
          <w:rFonts w:ascii="Verdana" w:hAnsi="Verdana"/>
        </w:rPr>
        <w:t xml:space="preserve"> were provided</w:t>
      </w:r>
      <w:r w:rsidR="00B6561D">
        <w:rPr>
          <w:rFonts w:ascii="Verdana" w:hAnsi="Verdana"/>
        </w:rPr>
        <w:t>.</w:t>
      </w:r>
      <w:bookmarkEnd w:id="16"/>
      <w:r w:rsidRPr="00F643B0">
        <w:rPr>
          <w:rFonts w:ascii="Verdana" w:hAnsi="Verdana"/>
        </w:rPr>
        <w:t xml:space="preserve"> </w:t>
      </w:r>
    </w:p>
    <w:bookmarkEnd w:id="17"/>
    <w:p w14:paraId="01D25C09" w14:textId="77777777" w:rsidR="001B269E" w:rsidRPr="00FE60E6" w:rsidRDefault="001B269E" w:rsidP="005400C3">
      <w:pPr>
        <w:pStyle w:val="BodyText"/>
        <w:numPr>
          <w:ilvl w:val="0"/>
          <w:numId w:val="2"/>
        </w:numPr>
        <w:tabs>
          <w:tab w:val="left" w:pos="540"/>
        </w:tabs>
        <w:kinsoku w:val="0"/>
        <w:overflowPunct w:val="0"/>
        <w:spacing w:before="120" w:after="120"/>
        <w:rPr>
          <w:rFonts w:ascii="Verdana" w:hAnsi="Verdana" w:cs="Arial"/>
          <w:b/>
          <w:bCs/>
          <w:sz w:val="18"/>
          <w:szCs w:val="18"/>
        </w:rPr>
      </w:pPr>
      <w:r w:rsidRPr="00FE60E6">
        <w:rPr>
          <w:rFonts w:ascii="Verdana" w:hAnsi="Verdana" w:cs="Arial"/>
          <w:b/>
          <w:bCs/>
          <w:sz w:val="18"/>
          <w:szCs w:val="18"/>
        </w:rPr>
        <w:t>HEALTH AND SAFETY</w:t>
      </w:r>
    </w:p>
    <w:p w14:paraId="7E21761F" w14:textId="77777777" w:rsidR="001B269E" w:rsidRPr="00FE60E6" w:rsidRDefault="001B269E" w:rsidP="00F643B0">
      <w:pPr>
        <w:pStyle w:val="Heading2"/>
        <w:widowControl w:val="0"/>
        <w:ind w:left="567" w:hanging="567"/>
        <w:rPr>
          <w:rFonts w:ascii="Verdana" w:hAnsi="Verdana"/>
        </w:rPr>
      </w:pPr>
      <w:r w:rsidRPr="00FE60E6">
        <w:rPr>
          <w:rFonts w:ascii="Verdana" w:hAnsi="Verdana"/>
        </w:rPr>
        <w:t xml:space="preserve">Each party must comply with </w:t>
      </w:r>
      <w:r w:rsidR="00F643B0">
        <w:rPr>
          <w:rFonts w:ascii="Verdana" w:hAnsi="Verdana"/>
        </w:rPr>
        <w:t>the Health and Safety at Work Act 2015 (</w:t>
      </w:r>
      <w:r w:rsidR="00F643B0" w:rsidRPr="00A62CD6">
        <w:rPr>
          <w:rFonts w:ascii="Verdana" w:hAnsi="Verdana"/>
          <w:b/>
        </w:rPr>
        <w:t>HSW Act</w:t>
      </w:r>
      <w:r w:rsidR="00F643B0">
        <w:rPr>
          <w:rFonts w:ascii="Verdana" w:hAnsi="Verdana"/>
        </w:rPr>
        <w:t>)</w:t>
      </w:r>
    </w:p>
    <w:p w14:paraId="64BD6D96" w14:textId="77777777" w:rsidR="001B269E" w:rsidRPr="00FE60E6" w:rsidRDefault="00BC3549" w:rsidP="005400C3">
      <w:pPr>
        <w:pStyle w:val="Heading2"/>
        <w:widowControl w:val="0"/>
        <w:ind w:left="567" w:hanging="567"/>
        <w:rPr>
          <w:rFonts w:ascii="Verdana" w:hAnsi="Verdana"/>
        </w:rPr>
      </w:pPr>
      <w:r w:rsidRPr="00FE60E6">
        <w:rPr>
          <w:rFonts w:ascii="Verdana" w:hAnsi="Verdana"/>
        </w:rPr>
        <w:t xml:space="preserve">If </w:t>
      </w:r>
      <w:r w:rsidR="00180A62">
        <w:rPr>
          <w:rFonts w:ascii="Verdana" w:hAnsi="Verdana"/>
        </w:rPr>
        <w:t>University</w:t>
      </w:r>
      <w:r w:rsidR="00164E97" w:rsidRPr="00FE60E6">
        <w:rPr>
          <w:rFonts w:ascii="Verdana" w:hAnsi="Verdana"/>
        </w:rPr>
        <w:t xml:space="preserve"> personnel</w:t>
      </w:r>
      <w:r w:rsidRPr="00FE60E6">
        <w:rPr>
          <w:rFonts w:ascii="Verdana" w:hAnsi="Verdana"/>
        </w:rPr>
        <w:t xml:space="preserve"> </w:t>
      </w:r>
      <w:proofErr w:type="gramStart"/>
      <w:r w:rsidRPr="00FE60E6">
        <w:rPr>
          <w:rFonts w:ascii="Verdana" w:hAnsi="Verdana"/>
        </w:rPr>
        <w:t>is</w:t>
      </w:r>
      <w:proofErr w:type="gramEnd"/>
      <w:r w:rsidRPr="00FE60E6">
        <w:rPr>
          <w:rFonts w:ascii="Verdana" w:hAnsi="Verdana"/>
        </w:rPr>
        <w:t xml:space="preserve"> or will be on </w:t>
      </w:r>
      <w:r w:rsidR="00B6561D">
        <w:rPr>
          <w:rFonts w:ascii="Verdana" w:hAnsi="Verdana"/>
        </w:rPr>
        <w:t>the Client</w:t>
      </w:r>
      <w:r w:rsidR="009E47FA">
        <w:rPr>
          <w:rFonts w:ascii="Verdana" w:hAnsi="Verdana"/>
        </w:rPr>
        <w:t>’</w:t>
      </w:r>
      <w:r w:rsidR="00B6561D">
        <w:rPr>
          <w:rFonts w:ascii="Verdana" w:hAnsi="Verdana"/>
        </w:rPr>
        <w:t>s</w:t>
      </w:r>
      <w:r w:rsidRPr="00FE60E6">
        <w:rPr>
          <w:rFonts w:ascii="Verdana" w:hAnsi="Verdana"/>
        </w:rPr>
        <w:t xml:space="preserve"> premises or controlled site (</w:t>
      </w:r>
      <w:r w:rsidRPr="00FE60E6">
        <w:rPr>
          <w:rFonts w:ascii="Verdana" w:hAnsi="Verdana"/>
          <w:b/>
        </w:rPr>
        <w:t>Site</w:t>
      </w:r>
      <w:r w:rsidRPr="00FE60E6">
        <w:rPr>
          <w:rFonts w:ascii="Verdana" w:hAnsi="Verdana"/>
        </w:rPr>
        <w:t xml:space="preserve">) in connection with the Services, </w:t>
      </w:r>
      <w:r w:rsidR="00CD2AAE">
        <w:rPr>
          <w:rFonts w:ascii="Verdana" w:hAnsi="Verdana"/>
        </w:rPr>
        <w:t>the Client</w:t>
      </w:r>
      <w:r w:rsidRPr="00FE60E6">
        <w:rPr>
          <w:rFonts w:ascii="Verdana" w:hAnsi="Verdana"/>
        </w:rPr>
        <w:t xml:space="preserve"> must:</w:t>
      </w:r>
    </w:p>
    <w:p w14:paraId="5221FAAB" w14:textId="77777777" w:rsidR="00BC3549" w:rsidRPr="00FE60E6" w:rsidRDefault="00BC3549" w:rsidP="00BE0A70">
      <w:pPr>
        <w:pStyle w:val="Heading3"/>
        <w:widowControl w:val="0"/>
        <w:numPr>
          <w:ilvl w:val="0"/>
          <w:numId w:val="22"/>
        </w:numPr>
        <w:rPr>
          <w:rFonts w:ascii="Verdana" w:hAnsi="Verdana"/>
        </w:rPr>
      </w:pPr>
      <w:r w:rsidRPr="00FE60E6">
        <w:rPr>
          <w:rFonts w:ascii="Verdana" w:hAnsi="Verdana"/>
        </w:rPr>
        <w:t xml:space="preserve">ensure the health and safety of the </w:t>
      </w:r>
      <w:r w:rsidR="00180A62">
        <w:rPr>
          <w:rFonts w:ascii="Verdana" w:hAnsi="Verdana"/>
        </w:rPr>
        <w:t>University</w:t>
      </w:r>
      <w:r w:rsidRPr="00FE60E6">
        <w:rPr>
          <w:rFonts w:ascii="Verdana" w:hAnsi="Verdana"/>
        </w:rPr>
        <w:t xml:space="preserve">’s personnel, as far as reasonably </w:t>
      </w:r>
      <w:proofErr w:type="gramStart"/>
      <w:r w:rsidRPr="00FE60E6">
        <w:rPr>
          <w:rFonts w:ascii="Verdana" w:hAnsi="Verdana"/>
        </w:rPr>
        <w:t>practicable;</w:t>
      </w:r>
      <w:proofErr w:type="gramEnd"/>
    </w:p>
    <w:p w14:paraId="7C9A5087" w14:textId="77777777" w:rsidR="00BC3549" w:rsidRPr="00FE60E6" w:rsidRDefault="00BC3549" w:rsidP="00BE0A70">
      <w:pPr>
        <w:pStyle w:val="Heading3"/>
        <w:widowControl w:val="0"/>
        <w:numPr>
          <w:ilvl w:val="0"/>
          <w:numId w:val="22"/>
        </w:numPr>
        <w:rPr>
          <w:rFonts w:ascii="Verdana" w:hAnsi="Verdana"/>
        </w:rPr>
      </w:pPr>
      <w:r w:rsidRPr="00FE60E6">
        <w:rPr>
          <w:rFonts w:ascii="Verdana" w:hAnsi="Verdana"/>
        </w:rPr>
        <w:t xml:space="preserve">advise the </w:t>
      </w:r>
      <w:r w:rsidR="00180A62">
        <w:rPr>
          <w:rFonts w:ascii="Verdana" w:hAnsi="Verdana"/>
        </w:rPr>
        <w:t>University</w:t>
      </w:r>
      <w:r w:rsidRPr="00FE60E6">
        <w:rPr>
          <w:rFonts w:ascii="Verdana" w:hAnsi="Verdana"/>
        </w:rPr>
        <w:t xml:space="preserve"> and its personnel as to what is required of them in relation to health and safety, safety equipment, emergency evacuations, and the reporting of accidents, hazards and Notifiable Events</w:t>
      </w:r>
      <w:r w:rsidR="00835FB0">
        <w:rPr>
          <w:rFonts w:ascii="Verdana" w:hAnsi="Verdana"/>
        </w:rPr>
        <w:t xml:space="preserve"> (as defined in the HSW Act</w:t>
      </w:r>
      <w:proofErr w:type="gramStart"/>
      <w:r w:rsidR="00835FB0">
        <w:rPr>
          <w:rFonts w:ascii="Verdana" w:hAnsi="Verdana"/>
        </w:rPr>
        <w:t>)</w:t>
      </w:r>
      <w:r w:rsidRPr="00FE60E6">
        <w:rPr>
          <w:rFonts w:ascii="Verdana" w:hAnsi="Verdana"/>
        </w:rPr>
        <w:t>;</w:t>
      </w:r>
      <w:proofErr w:type="gramEnd"/>
    </w:p>
    <w:p w14:paraId="47104626" w14:textId="77777777" w:rsidR="00BC3549" w:rsidRPr="00FE60E6" w:rsidRDefault="00BC3549" w:rsidP="00BE0A70">
      <w:pPr>
        <w:pStyle w:val="Heading3"/>
        <w:widowControl w:val="0"/>
        <w:numPr>
          <w:ilvl w:val="0"/>
          <w:numId w:val="22"/>
        </w:numPr>
        <w:rPr>
          <w:rFonts w:ascii="Verdana" w:hAnsi="Verdana"/>
        </w:rPr>
      </w:pPr>
      <w:r w:rsidRPr="00FE60E6">
        <w:rPr>
          <w:rFonts w:ascii="Verdana" w:hAnsi="Verdana"/>
        </w:rPr>
        <w:t xml:space="preserve">provide in advance a Site induction and safety briefing to the </w:t>
      </w:r>
      <w:r w:rsidR="00180A62">
        <w:rPr>
          <w:rFonts w:ascii="Verdana" w:hAnsi="Verdana"/>
        </w:rPr>
        <w:t>University</w:t>
      </w:r>
      <w:r w:rsidRPr="00FE60E6">
        <w:rPr>
          <w:rFonts w:ascii="Verdana" w:hAnsi="Verdana"/>
        </w:rPr>
        <w:t xml:space="preserve">’s personnel and copies of the health and safety management plan for the </w:t>
      </w:r>
      <w:proofErr w:type="gramStart"/>
      <w:r w:rsidRPr="00FE60E6">
        <w:rPr>
          <w:rFonts w:ascii="Verdana" w:hAnsi="Verdana"/>
        </w:rPr>
        <w:t>Site;</w:t>
      </w:r>
      <w:proofErr w:type="gramEnd"/>
    </w:p>
    <w:p w14:paraId="56600A6D" w14:textId="77777777" w:rsidR="00BC3549" w:rsidRPr="00FE60E6" w:rsidRDefault="00BC3549" w:rsidP="00BE0A70">
      <w:pPr>
        <w:pStyle w:val="Heading3"/>
        <w:widowControl w:val="0"/>
        <w:numPr>
          <w:ilvl w:val="0"/>
          <w:numId w:val="22"/>
        </w:numPr>
        <w:rPr>
          <w:rFonts w:ascii="Verdana" w:hAnsi="Verdana"/>
        </w:rPr>
      </w:pPr>
      <w:r w:rsidRPr="00FE60E6">
        <w:rPr>
          <w:rFonts w:ascii="Verdana" w:hAnsi="Verdana"/>
        </w:rPr>
        <w:t xml:space="preserve">provide the </w:t>
      </w:r>
      <w:r w:rsidR="00180A62">
        <w:rPr>
          <w:rFonts w:ascii="Verdana" w:hAnsi="Verdana"/>
        </w:rPr>
        <w:t>University</w:t>
      </w:r>
      <w:r w:rsidRPr="00FE60E6">
        <w:rPr>
          <w:rFonts w:ascii="Verdana" w:hAnsi="Verdana"/>
        </w:rPr>
        <w:t>’s personnel with all personal protection equipment (</w:t>
      </w:r>
      <w:r w:rsidRPr="00FE60E6">
        <w:rPr>
          <w:rFonts w:ascii="Verdana" w:hAnsi="Verdana"/>
          <w:b/>
        </w:rPr>
        <w:t>PPE</w:t>
      </w:r>
      <w:r w:rsidRPr="00FE60E6">
        <w:rPr>
          <w:rFonts w:ascii="Verdana" w:hAnsi="Verdana"/>
        </w:rPr>
        <w:t>) reasonably required to perform the Services (unless otherwise agreed in writing); and</w:t>
      </w:r>
    </w:p>
    <w:p w14:paraId="3D7CE3A5" w14:textId="77777777" w:rsidR="00BC3549" w:rsidRPr="00FE60E6" w:rsidRDefault="00BC3549" w:rsidP="00BE0A70">
      <w:pPr>
        <w:pStyle w:val="Heading3"/>
        <w:widowControl w:val="0"/>
        <w:numPr>
          <w:ilvl w:val="0"/>
          <w:numId w:val="22"/>
        </w:numPr>
        <w:rPr>
          <w:rFonts w:ascii="Verdana" w:hAnsi="Verdana"/>
        </w:rPr>
      </w:pPr>
      <w:r w:rsidRPr="00FE60E6">
        <w:rPr>
          <w:rFonts w:ascii="Verdana" w:hAnsi="Verdana"/>
        </w:rPr>
        <w:t>ensure that all plant, tools and equipment used in performing the Services are in a safe and serviceable condition and used in accordance with their operating instructions.</w:t>
      </w:r>
    </w:p>
    <w:p w14:paraId="7B3607EE" w14:textId="77777777" w:rsidR="00BC3549" w:rsidRPr="00FE60E6" w:rsidRDefault="00BC3549" w:rsidP="00A62CD6">
      <w:pPr>
        <w:pStyle w:val="Heading2"/>
        <w:widowControl w:val="0"/>
        <w:tabs>
          <w:tab w:val="num" w:pos="567"/>
        </w:tabs>
        <w:ind w:left="567" w:hanging="567"/>
        <w:rPr>
          <w:rFonts w:ascii="Verdana" w:hAnsi="Verdana"/>
        </w:rPr>
      </w:pPr>
      <w:r w:rsidRPr="00FE60E6">
        <w:rPr>
          <w:rFonts w:ascii="Verdana" w:hAnsi="Verdana"/>
        </w:rPr>
        <w:t xml:space="preserve">The </w:t>
      </w:r>
      <w:r w:rsidR="00180A62">
        <w:rPr>
          <w:rFonts w:ascii="Verdana" w:hAnsi="Verdana"/>
        </w:rPr>
        <w:t>University</w:t>
      </w:r>
      <w:r w:rsidRPr="00FE60E6">
        <w:rPr>
          <w:rFonts w:ascii="Verdana" w:hAnsi="Verdana"/>
        </w:rPr>
        <w:t xml:space="preserve">’s personnel must follow all reasonable safe working directions of </w:t>
      </w:r>
      <w:r w:rsidR="00CD2AAE">
        <w:rPr>
          <w:rFonts w:ascii="Verdana" w:hAnsi="Verdana"/>
        </w:rPr>
        <w:t>the Client</w:t>
      </w:r>
      <w:r w:rsidRPr="00FE60E6">
        <w:rPr>
          <w:rFonts w:ascii="Verdana" w:hAnsi="Verdana"/>
        </w:rPr>
        <w:t xml:space="preserve"> and wear the PPE or other safety gear as specified by </w:t>
      </w:r>
      <w:r w:rsidR="00CD2AAE">
        <w:rPr>
          <w:rFonts w:ascii="Verdana" w:hAnsi="Verdana"/>
        </w:rPr>
        <w:t>the Client</w:t>
      </w:r>
      <w:r w:rsidRPr="00FE60E6">
        <w:rPr>
          <w:rFonts w:ascii="Verdana" w:hAnsi="Verdana"/>
        </w:rPr>
        <w:t xml:space="preserve"> while on the Site. Any tools or equipment brought by or used by the </w:t>
      </w:r>
      <w:r w:rsidR="00180A62">
        <w:rPr>
          <w:rFonts w:ascii="Verdana" w:hAnsi="Verdana"/>
        </w:rPr>
        <w:t>University</w:t>
      </w:r>
      <w:r w:rsidRPr="00FE60E6">
        <w:rPr>
          <w:rFonts w:ascii="Verdana" w:hAnsi="Verdana"/>
        </w:rPr>
        <w:t xml:space="preserve"> on the Site must be in a safe and serviceable condition and used in accordance with their operating instructions.</w:t>
      </w:r>
    </w:p>
    <w:p w14:paraId="62DB313E" w14:textId="77777777" w:rsidR="00BC3549" w:rsidRPr="00FE60E6" w:rsidRDefault="00BC3549" w:rsidP="00A62CD6">
      <w:pPr>
        <w:pStyle w:val="Heading2"/>
        <w:widowControl w:val="0"/>
        <w:tabs>
          <w:tab w:val="num" w:pos="567"/>
        </w:tabs>
        <w:ind w:left="567" w:hanging="567"/>
        <w:rPr>
          <w:rFonts w:ascii="Verdana" w:hAnsi="Verdana"/>
        </w:rPr>
      </w:pPr>
      <w:r w:rsidRPr="00FE60E6">
        <w:rPr>
          <w:rFonts w:ascii="Verdana" w:hAnsi="Verdana"/>
        </w:rPr>
        <w:t xml:space="preserve">If the </w:t>
      </w:r>
      <w:r w:rsidR="00180A62">
        <w:rPr>
          <w:rFonts w:ascii="Verdana" w:hAnsi="Verdana"/>
        </w:rPr>
        <w:t>University</w:t>
      </w:r>
      <w:r w:rsidRPr="00FE60E6">
        <w:rPr>
          <w:rFonts w:ascii="Verdana" w:hAnsi="Verdana"/>
        </w:rPr>
        <w:t xml:space="preserve"> considers that the working conditions or behaviours of other persons on the Site could cause a risk to health and safety, the </w:t>
      </w:r>
      <w:r w:rsidR="00180A62">
        <w:rPr>
          <w:rFonts w:ascii="Verdana" w:hAnsi="Verdana"/>
        </w:rPr>
        <w:t>University</w:t>
      </w:r>
      <w:r w:rsidRPr="00FE60E6">
        <w:rPr>
          <w:rFonts w:ascii="Verdana" w:hAnsi="Verdana"/>
        </w:rPr>
        <w:t xml:space="preserve"> may cease performing the Services immediately and any resulting delays in the Services will not constitute a breach of this </w:t>
      </w:r>
      <w:r w:rsidR="00952D6B" w:rsidRPr="00A62CD6">
        <w:rPr>
          <w:rFonts w:ascii="Verdana" w:hAnsi="Verdana"/>
        </w:rPr>
        <w:t>Agreement</w:t>
      </w:r>
      <w:r w:rsidRPr="00FE60E6">
        <w:rPr>
          <w:rFonts w:ascii="Verdana" w:hAnsi="Verdana"/>
        </w:rPr>
        <w:t xml:space="preserve"> by the </w:t>
      </w:r>
      <w:r w:rsidR="00180A62">
        <w:rPr>
          <w:rFonts w:ascii="Verdana" w:hAnsi="Verdana"/>
        </w:rPr>
        <w:t>University</w:t>
      </w:r>
      <w:r w:rsidRPr="00FE60E6">
        <w:rPr>
          <w:rFonts w:ascii="Verdana" w:hAnsi="Verdana"/>
        </w:rPr>
        <w:t xml:space="preserve">. If the situation is not rectified within a reasonable time, </w:t>
      </w:r>
      <w:r w:rsidR="00402C1D" w:rsidRPr="00FE60E6">
        <w:rPr>
          <w:rFonts w:ascii="Verdana" w:hAnsi="Verdana"/>
        </w:rPr>
        <w:t xml:space="preserve">the </w:t>
      </w:r>
      <w:r w:rsidR="00180A62">
        <w:rPr>
          <w:rFonts w:ascii="Verdana" w:hAnsi="Verdana"/>
        </w:rPr>
        <w:t>University</w:t>
      </w:r>
      <w:r w:rsidRPr="00FE60E6">
        <w:rPr>
          <w:rFonts w:ascii="Verdana" w:hAnsi="Verdana"/>
        </w:rPr>
        <w:t xml:space="preserve"> may</w:t>
      </w:r>
      <w:r w:rsidR="00402C1D" w:rsidRPr="00FE60E6">
        <w:rPr>
          <w:rFonts w:ascii="Verdana" w:hAnsi="Verdana"/>
        </w:rPr>
        <w:t xml:space="preserve"> immediately</w:t>
      </w:r>
      <w:r w:rsidRPr="00FE60E6">
        <w:rPr>
          <w:rFonts w:ascii="Verdana" w:hAnsi="Verdana"/>
        </w:rPr>
        <w:t xml:space="preserve"> terminate this </w:t>
      </w:r>
      <w:r w:rsidR="00952D6B" w:rsidRPr="00A62CD6">
        <w:rPr>
          <w:rFonts w:ascii="Verdana" w:hAnsi="Verdana"/>
        </w:rPr>
        <w:t>Agreement</w:t>
      </w:r>
      <w:r w:rsidR="00C3347D">
        <w:rPr>
          <w:rFonts w:ascii="Verdana" w:hAnsi="Verdana"/>
        </w:rPr>
        <w:t xml:space="preserve"> and/or any Statement of Work</w:t>
      </w:r>
      <w:r w:rsidR="00164E97" w:rsidRPr="00FE60E6">
        <w:rPr>
          <w:rFonts w:ascii="Verdana" w:hAnsi="Verdana"/>
        </w:rPr>
        <w:t>.</w:t>
      </w:r>
    </w:p>
    <w:p w14:paraId="0DFCF410" w14:textId="77777777" w:rsidR="0035380A" w:rsidRPr="00FE60E6" w:rsidRDefault="0035380A" w:rsidP="005400C3">
      <w:pPr>
        <w:pStyle w:val="BodyText"/>
        <w:numPr>
          <w:ilvl w:val="0"/>
          <w:numId w:val="2"/>
        </w:numPr>
        <w:tabs>
          <w:tab w:val="left" w:pos="540"/>
        </w:tabs>
        <w:kinsoku w:val="0"/>
        <w:overflowPunct w:val="0"/>
        <w:spacing w:before="120" w:after="120"/>
        <w:rPr>
          <w:rFonts w:ascii="Verdana" w:hAnsi="Verdana" w:cs="Arial"/>
          <w:b/>
          <w:bCs/>
          <w:sz w:val="18"/>
          <w:szCs w:val="18"/>
        </w:rPr>
      </w:pPr>
      <w:bookmarkStart w:id="18" w:name="_Ref509564764"/>
      <w:r w:rsidRPr="00FE60E6">
        <w:rPr>
          <w:rFonts w:ascii="Verdana" w:hAnsi="Verdana" w:cs="Arial"/>
          <w:b/>
          <w:bCs/>
          <w:spacing w:val="-1"/>
          <w:sz w:val="18"/>
          <w:szCs w:val="18"/>
        </w:rPr>
        <w:t>FEE</w:t>
      </w:r>
      <w:r w:rsidR="006864A1" w:rsidRPr="00FE60E6">
        <w:rPr>
          <w:rFonts w:ascii="Verdana" w:hAnsi="Verdana" w:cs="Arial"/>
          <w:b/>
          <w:bCs/>
          <w:spacing w:val="-1"/>
          <w:sz w:val="18"/>
          <w:szCs w:val="18"/>
        </w:rPr>
        <w:t>S</w:t>
      </w:r>
      <w:bookmarkEnd w:id="14"/>
      <w:bookmarkEnd w:id="18"/>
    </w:p>
    <w:p w14:paraId="3C2BC9CD" w14:textId="77777777" w:rsidR="00925A38" w:rsidRPr="00FE60E6" w:rsidRDefault="00CD2AAE" w:rsidP="005400C3">
      <w:pPr>
        <w:pStyle w:val="Heading2"/>
        <w:widowControl w:val="0"/>
        <w:ind w:left="567" w:hanging="567"/>
        <w:rPr>
          <w:rFonts w:ascii="Verdana" w:hAnsi="Verdana"/>
        </w:rPr>
      </w:pPr>
      <w:bookmarkStart w:id="19" w:name="_Ref489021608"/>
      <w:r>
        <w:rPr>
          <w:rFonts w:ascii="Verdana" w:hAnsi="Verdana"/>
        </w:rPr>
        <w:t>The Client</w:t>
      </w:r>
      <w:r w:rsidR="00925A38" w:rsidRPr="00FE60E6">
        <w:rPr>
          <w:rFonts w:ascii="Verdana" w:hAnsi="Verdana"/>
        </w:rPr>
        <w:t xml:space="preserve"> must pay </w:t>
      </w:r>
      <w:r w:rsidR="00FB3FB8" w:rsidRPr="00FE60E6">
        <w:rPr>
          <w:rFonts w:ascii="Verdana" w:hAnsi="Verdana"/>
        </w:rPr>
        <w:t xml:space="preserve">the </w:t>
      </w:r>
      <w:r w:rsidR="00180A62">
        <w:rPr>
          <w:rFonts w:ascii="Verdana" w:hAnsi="Verdana"/>
        </w:rPr>
        <w:t>University</w:t>
      </w:r>
      <w:r w:rsidR="00FB3FB8" w:rsidRPr="00FE60E6">
        <w:rPr>
          <w:rFonts w:ascii="Verdana" w:hAnsi="Verdana"/>
        </w:rPr>
        <w:t xml:space="preserve"> </w:t>
      </w:r>
      <w:r w:rsidR="00925A38" w:rsidRPr="00FE60E6">
        <w:rPr>
          <w:rFonts w:ascii="Verdana" w:hAnsi="Verdana"/>
        </w:rPr>
        <w:t>the Fees in accordance with this clause</w:t>
      </w:r>
      <w:r w:rsidR="0007114D" w:rsidRPr="00FE60E6">
        <w:rPr>
          <w:rFonts w:ascii="Verdana" w:hAnsi="Verdana"/>
        </w:rPr>
        <w:t xml:space="preserve"> </w:t>
      </w:r>
      <w:r w:rsidR="0007114D" w:rsidRPr="00FE60E6">
        <w:rPr>
          <w:rFonts w:ascii="Verdana" w:hAnsi="Verdana"/>
        </w:rPr>
        <w:fldChar w:fldCharType="begin"/>
      </w:r>
      <w:r w:rsidR="0007114D" w:rsidRPr="00FE60E6">
        <w:rPr>
          <w:rFonts w:ascii="Verdana" w:hAnsi="Verdana"/>
        </w:rPr>
        <w:instrText xml:space="preserve"> REF _Ref509564764 \r \h  \* MERGEFORMAT </w:instrText>
      </w:r>
      <w:r w:rsidR="0007114D" w:rsidRPr="00FE60E6">
        <w:rPr>
          <w:rFonts w:ascii="Verdana" w:hAnsi="Verdana"/>
        </w:rPr>
      </w:r>
      <w:r w:rsidR="0007114D" w:rsidRPr="00FE60E6">
        <w:rPr>
          <w:rFonts w:ascii="Verdana" w:hAnsi="Verdana"/>
        </w:rPr>
        <w:fldChar w:fldCharType="separate"/>
      </w:r>
      <w:r w:rsidR="00CC5C46">
        <w:rPr>
          <w:rFonts w:ascii="Verdana" w:hAnsi="Verdana"/>
        </w:rPr>
        <w:t>8</w:t>
      </w:r>
      <w:r w:rsidR="0007114D" w:rsidRPr="00FE60E6">
        <w:rPr>
          <w:rFonts w:ascii="Verdana" w:hAnsi="Verdana"/>
        </w:rPr>
        <w:fldChar w:fldCharType="end"/>
      </w:r>
      <w:r w:rsidR="00925A38" w:rsidRPr="00FE60E6">
        <w:rPr>
          <w:rFonts w:ascii="Verdana" w:hAnsi="Verdana"/>
        </w:rPr>
        <w:t>.</w:t>
      </w:r>
    </w:p>
    <w:p w14:paraId="76E99BF4" w14:textId="77777777" w:rsidR="00925A38" w:rsidRPr="00FE60E6" w:rsidRDefault="00FB3FB8" w:rsidP="005400C3">
      <w:pPr>
        <w:pStyle w:val="Heading2"/>
        <w:widowControl w:val="0"/>
        <w:ind w:left="567" w:hanging="567"/>
        <w:rPr>
          <w:rFonts w:ascii="Verdana" w:hAnsi="Verdana"/>
        </w:rPr>
      </w:pPr>
      <w:r w:rsidRPr="00FE60E6">
        <w:rPr>
          <w:rFonts w:ascii="Verdana" w:hAnsi="Verdana"/>
        </w:rPr>
        <w:t xml:space="preserve">The </w:t>
      </w:r>
      <w:r w:rsidR="00180A62">
        <w:rPr>
          <w:rFonts w:ascii="Verdana" w:hAnsi="Verdana"/>
        </w:rPr>
        <w:t>University</w:t>
      </w:r>
      <w:r w:rsidRPr="00FE60E6">
        <w:rPr>
          <w:rFonts w:ascii="Verdana" w:hAnsi="Verdana"/>
        </w:rPr>
        <w:t xml:space="preserve"> </w:t>
      </w:r>
      <w:r w:rsidR="00925A38" w:rsidRPr="00FE60E6">
        <w:rPr>
          <w:rFonts w:ascii="Verdana" w:hAnsi="Verdana"/>
        </w:rPr>
        <w:t xml:space="preserve">will invoice </w:t>
      </w:r>
      <w:r w:rsidR="00CD2AAE">
        <w:rPr>
          <w:rFonts w:ascii="Verdana" w:hAnsi="Verdana"/>
        </w:rPr>
        <w:t>the Client</w:t>
      </w:r>
      <w:r w:rsidR="00925A38" w:rsidRPr="00FE60E6">
        <w:rPr>
          <w:rFonts w:ascii="Verdana" w:hAnsi="Verdana"/>
        </w:rPr>
        <w:t xml:space="preserve"> for the Fees on or after the dates </w:t>
      </w:r>
      <w:r w:rsidR="00C3347D">
        <w:rPr>
          <w:rFonts w:ascii="Verdana" w:hAnsi="Verdana"/>
        </w:rPr>
        <w:t xml:space="preserve">or milestones </w:t>
      </w:r>
      <w:r w:rsidR="00925A38" w:rsidRPr="00FE60E6">
        <w:rPr>
          <w:rFonts w:ascii="Verdana" w:hAnsi="Verdana"/>
        </w:rPr>
        <w:t xml:space="preserve">for invoicing set out in the Payment </w:t>
      </w:r>
      <w:r w:rsidR="0007114D" w:rsidRPr="00FE60E6">
        <w:rPr>
          <w:rFonts w:ascii="Verdana" w:hAnsi="Verdana"/>
        </w:rPr>
        <w:t>Terms</w:t>
      </w:r>
      <w:r w:rsidR="00925A38" w:rsidRPr="00FE60E6">
        <w:rPr>
          <w:rFonts w:ascii="Verdana" w:hAnsi="Verdana"/>
        </w:rPr>
        <w:t>.</w:t>
      </w:r>
    </w:p>
    <w:p w14:paraId="7B10E1B6" w14:textId="77777777" w:rsidR="00925A38" w:rsidRPr="00FE60E6" w:rsidRDefault="00925A38" w:rsidP="005400C3">
      <w:pPr>
        <w:pStyle w:val="Heading2"/>
        <w:widowControl w:val="0"/>
        <w:ind w:left="567" w:hanging="567"/>
        <w:rPr>
          <w:rFonts w:ascii="Verdana" w:hAnsi="Verdana"/>
        </w:rPr>
      </w:pPr>
      <w:r w:rsidRPr="00FE60E6">
        <w:rPr>
          <w:rFonts w:ascii="Verdana" w:hAnsi="Verdana"/>
        </w:rPr>
        <w:t>The Fees:</w:t>
      </w:r>
    </w:p>
    <w:p w14:paraId="51B00FE8" w14:textId="77777777" w:rsidR="00925A38" w:rsidRPr="00FE60E6" w:rsidRDefault="00925A38" w:rsidP="00BE0A70">
      <w:pPr>
        <w:pStyle w:val="Heading3"/>
        <w:widowControl w:val="0"/>
        <w:numPr>
          <w:ilvl w:val="0"/>
          <w:numId w:val="14"/>
        </w:numPr>
        <w:rPr>
          <w:rFonts w:ascii="Verdana" w:hAnsi="Verdana"/>
        </w:rPr>
      </w:pPr>
      <w:r w:rsidRPr="00FE60E6">
        <w:rPr>
          <w:rFonts w:ascii="Verdana" w:hAnsi="Verdana"/>
        </w:rPr>
        <w:t xml:space="preserve">exclude GST which </w:t>
      </w:r>
      <w:r w:rsidR="00CD2AAE">
        <w:rPr>
          <w:rFonts w:ascii="Verdana" w:hAnsi="Verdana"/>
        </w:rPr>
        <w:t>the Client</w:t>
      </w:r>
      <w:r w:rsidRPr="00FE60E6">
        <w:rPr>
          <w:rFonts w:ascii="Verdana" w:hAnsi="Verdana"/>
        </w:rPr>
        <w:t xml:space="preserve"> must pay in addition to the Fees on any taxable supplies;</w:t>
      </w:r>
      <w:r w:rsidR="0063024B" w:rsidRPr="00FE60E6">
        <w:rPr>
          <w:rFonts w:ascii="Verdana" w:hAnsi="Verdana"/>
        </w:rPr>
        <w:t xml:space="preserve"> and</w:t>
      </w:r>
    </w:p>
    <w:p w14:paraId="6A5F1CCF" w14:textId="77777777" w:rsidR="00925A38" w:rsidRPr="00FE60E6" w:rsidRDefault="0063024B" w:rsidP="00BE0A70">
      <w:pPr>
        <w:pStyle w:val="Heading3"/>
        <w:widowControl w:val="0"/>
        <w:numPr>
          <w:ilvl w:val="0"/>
          <w:numId w:val="16"/>
        </w:numPr>
        <w:rPr>
          <w:rFonts w:ascii="Verdana" w:hAnsi="Verdana"/>
        </w:rPr>
      </w:pPr>
      <w:r w:rsidRPr="00FE60E6">
        <w:rPr>
          <w:rFonts w:ascii="Verdana" w:hAnsi="Verdana"/>
        </w:rPr>
        <w:t xml:space="preserve">subject to </w:t>
      </w:r>
      <w:r w:rsidR="00FB3FB8" w:rsidRPr="00FE60E6">
        <w:rPr>
          <w:rFonts w:ascii="Verdana" w:hAnsi="Verdana"/>
        </w:rPr>
        <w:t xml:space="preserve">the </w:t>
      </w:r>
      <w:r w:rsidR="00180A62">
        <w:rPr>
          <w:rFonts w:ascii="Verdana" w:hAnsi="Verdana"/>
        </w:rPr>
        <w:t>University</w:t>
      </w:r>
      <w:r w:rsidR="00FB3FB8" w:rsidRPr="00FE60E6">
        <w:rPr>
          <w:rFonts w:ascii="Verdana" w:hAnsi="Verdana"/>
        </w:rPr>
        <w:t xml:space="preserve"> </w:t>
      </w:r>
      <w:r w:rsidR="00992D25" w:rsidRPr="00FE60E6">
        <w:rPr>
          <w:rFonts w:ascii="Verdana" w:hAnsi="Verdana"/>
        </w:rPr>
        <w:t>providing</w:t>
      </w:r>
      <w:r w:rsidRPr="00FE60E6">
        <w:rPr>
          <w:rFonts w:ascii="Verdana" w:hAnsi="Verdana"/>
        </w:rPr>
        <w:t xml:space="preserve"> a valid GST tax invoice, </w:t>
      </w:r>
      <w:r w:rsidR="00925A38" w:rsidRPr="00FE60E6">
        <w:rPr>
          <w:rFonts w:ascii="Verdana" w:hAnsi="Verdana"/>
        </w:rPr>
        <w:t>must be paid:</w:t>
      </w:r>
    </w:p>
    <w:p w14:paraId="5DE10FC2" w14:textId="77777777" w:rsidR="00925A38" w:rsidRPr="00FE60E6" w:rsidRDefault="0063024B" w:rsidP="005400C3">
      <w:pPr>
        <w:pStyle w:val="Heading4"/>
        <w:widowControl w:val="0"/>
        <w:ind w:left="1276"/>
        <w:rPr>
          <w:rFonts w:ascii="Verdana" w:hAnsi="Verdana"/>
        </w:rPr>
      </w:pPr>
      <w:r w:rsidRPr="00FE60E6">
        <w:rPr>
          <w:rFonts w:ascii="Verdana" w:hAnsi="Verdana"/>
        </w:rPr>
        <w:t xml:space="preserve">electronically in cleared funds to a bank account nominated by </w:t>
      </w:r>
      <w:r w:rsidR="00FB3FB8" w:rsidRPr="00FE60E6">
        <w:rPr>
          <w:rFonts w:ascii="Verdana" w:hAnsi="Verdana"/>
        </w:rPr>
        <w:t xml:space="preserve">the </w:t>
      </w:r>
      <w:proofErr w:type="gramStart"/>
      <w:r w:rsidR="00180A62">
        <w:rPr>
          <w:rFonts w:ascii="Verdana" w:hAnsi="Verdana"/>
        </w:rPr>
        <w:t>University</w:t>
      </w:r>
      <w:r w:rsidRPr="00FE60E6">
        <w:rPr>
          <w:rFonts w:ascii="Verdana" w:hAnsi="Verdana"/>
        </w:rPr>
        <w:t>;</w:t>
      </w:r>
      <w:proofErr w:type="gramEnd"/>
    </w:p>
    <w:p w14:paraId="1E266829" w14:textId="77777777" w:rsidR="0063024B" w:rsidRPr="00FE60E6" w:rsidRDefault="0063024B" w:rsidP="005400C3">
      <w:pPr>
        <w:pStyle w:val="Heading4"/>
        <w:widowControl w:val="0"/>
        <w:ind w:left="1276"/>
        <w:rPr>
          <w:rFonts w:ascii="Verdana" w:hAnsi="Verdana"/>
        </w:rPr>
      </w:pPr>
      <w:r w:rsidRPr="00FE60E6">
        <w:rPr>
          <w:rFonts w:ascii="Verdana" w:hAnsi="Verdana"/>
        </w:rPr>
        <w:t>without set-off or deduction of any kind</w:t>
      </w:r>
      <w:r w:rsidR="0007114D" w:rsidRPr="00FE60E6">
        <w:rPr>
          <w:rFonts w:ascii="Verdana" w:hAnsi="Verdana"/>
        </w:rPr>
        <w:t xml:space="preserve"> (and if </w:t>
      </w:r>
      <w:r w:rsidR="00CD2AAE">
        <w:rPr>
          <w:rFonts w:ascii="Verdana" w:hAnsi="Verdana"/>
        </w:rPr>
        <w:t>the Client</w:t>
      </w:r>
      <w:r w:rsidR="0007114D" w:rsidRPr="00FE60E6">
        <w:rPr>
          <w:rFonts w:ascii="Verdana" w:hAnsi="Verdana"/>
        </w:rPr>
        <w:t xml:space="preserve"> is required by law to make any deduction, </w:t>
      </w:r>
      <w:r w:rsidR="00CD2AAE">
        <w:rPr>
          <w:rFonts w:ascii="Verdana" w:hAnsi="Verdana"/>
        </w:rPr>
        <w:t>the Client</w:t>
      </w:r>
      <w:r w:rsidR="0007114D" w:rsidRPr="00FE60E6">
        <w:rPr>
          <w:rFonts w:ascii="Verdana" w:hAnsi="Verdana"/>
        </w:rPr>
        <w:t xml:space="preserve"> must pay an additional amount as necessary to ensure receipt by the </w:t>
      </w:r>
      <w:r w:rsidR="00180A62">
        <w:rPr>
          <w:rFonts w:ascii="Verdana" w:hAnsi="Verdana"/>
        </w:rPr>
        <w:t>University</w:t>
      </w:r>
      <w:r w:rsidR="0007114D" w:rsidRPr="00FE60E6">
        <w:rPr>
          <w:rFonts w:ascii="Verdana" w:hAnsi="Verdana"/>
        </w:rPr>
        <w:t xml:space="preserve"> of the full </w:t>
      </w:r>
      <w:r w:rsidR="008B2D0E" w:rsidRPr="00FE60E6">
        <w:rPr>
          <w:rFonts w:ascii="Verdana" w:hAnsi="Verdana"/>
        </w:rPr>
        <w:t xml:space="preserve">invoiced </w:t>
      </w:r>
      <w:r w:rsidR="0007114D" w:rsidRPr="00FE60E6">
        <w:rPr>
          <w:rFonts w:ascii="Verdana" w:hAnsi="Verdana"/>
        </w:rPr>
        <w:t>amount)</w:t>
      </w:r>
      <w:r w:rsidRPr="00FE60E6">
        <w:rPr>
          <w:rFonts w:ascii="Verdana" w:hAnsi="Verdana"/>
        </w:rPr>
        <w:t>; and</w:t>
      </w:r>
    </w:p>
    <w:p w14:paraId="4276A8D6" w14:textId="77777777" w:rsidR="0063024B" w:rsidRPr="00FE60E6" w:rsidRDefault="00925182" w:rsidP="005400C3">
      <w:pPr>
        <w:pStyle w:val="Heading4"/>
        <w:widowControl w:val="0"/>
        <w:ind w:left="1276"/>
        <w:rPr>
          <w:rFonts w:ascii="Verdana" w:hAnsi="Verdana"/>
        </w:rPr>
      </w:pPr>
      <w:r w:rsidRPr="00FE60E6">
        <w:rPr>
          <w:rFonts w:ascii="Verdana" w:hAnsi="Verdana"/>
        </w:rPr>
        <w:t xml:space="preserve">on or about the </w:t>
      </w:r>
      <w:r w:rsidR="0063024B" w:rsidRPr="00FE60E6">
        <w:rPr>
          <w:rFonts w:ascii="Verdana" w:hAnsi="Verdana"/>
        </w:rPr>
        <w:t>2</w:t>
      </w:r>
      <w:r w:rsidR="000F45A3">
        <w:rPr>
          <w:rFonts w:ascii="Verdana" w:hAnsi="Verdana"/>
        </w:rPr>
        <w:t>0</w:t>
      </w:r>
      <w:r w:rsidR="0063024B" w:rsidRPr="00FE60E6">
        <w:rPr>
          <w:rFonts w:ascii="Verdana" w:hAnsi="Verdana"/>
        </w:rPr>
        <w:t xml:space="preserve">th of the month following the month of the invoice, unless stated </w:t>
      </w:r>
      <w:r w:rsidR="002B1179" w:rsidRPr="00FE60E6">
        <w:rPr>
          <w:rFonts w:ascii="Verdana" w:hAnsi="Verdana"/>
        </w:rPr>
        <w:t xml:space="preserve">otherwise </w:t>
      </w:r>
      <w:r w:rsidR="0063024B" w:rsidRPr="00FE60E6">
        <w:rPr>
          <w:rFonts w:ascii="Verdana" w:hAnsi="Verdana"/>
        </w:rPr>
        <w:t xml:space="preserve">in the Payment </w:t>
      </w:r>
      <w:r w:rsidR="0007114D" w:rsidRPr="00FE60E6">
        <w:rPr>
          <w:rFonts w:ascii="Verdana" w:hAnsi="Verdana"/>
        </w:rPr>
        <w:t>Terms</w:t>
      </w:r>
      <w:r w:rsidR="0063024B" w:rsidRPr="00FE60E6">
        <w:rPr>
          <w:rFonts w:ascii="Verdana" w:hAnsi="Verdana"/>
        </w:rPr>
        <w:t>.</w:t>
      </w:r>
    </w:p>
    <w:p w14:paraId="5D37FF91" w14:textId="77777777" w:rsidR="00F268CD" w:rsidRPr="00FE60E6" w:rsidRDefault="00CD2AAE" w:rsidP="005400C3">
      <w:pPr>
        <w:pStyle w:val="Heading2"/>
        <w:widowControl w:val="0"/>
        <w:ind w:left="567" w:hanging="567"/>
        <w:rPr>
          <w:rFonts w:ascii="Verdana" w:hAnsi="Verdana"/>
        </w:rPr>
      </w:pPr>
      <w:bookmarkStart w:id="20" w:name="_Ref503970378"/>
      <w:r>
        <w:rPr>
          <w:rFonts w:ascii="Verdana" w:hAnsi="Verdana"/>
        </w:rPr>
        <w:t>The Client</w:t>
      </w:r>
      <w:r w:rsidR="00F268CD" w:rsidRPr="00FE60E6">
        <w:rPr>
          <w:rFonts w:ascii="Verdana" w:hAnsi="Verdana"/>
        </w:rPr>
        <w:t xml:space="preserve"> acknowledges that the Fees were based on the </w:t>
      </w:r>
      <w:r w:rsidR="00180A62">
        <w:rPr>
          <w:rFonts w:ascii="Verdana" w:hAnsi="Verdana"/>
        </w:rPr>
        <w:t>University</w:t>
      </w:r>
      <w:r w:rsidR="00F268CD" w:rsidRPr="00FE60E6">
        <w:rPr>
          <w:rFonts w:ascii="Verdana" w:hAnsi="Verdana"/>
        </w:rPr>
        <w:t>’s estimated costs at the time of preparing the Budget.  If those costs are likely to exceed the amount</w:t>
      </w:r>
      <w:r w:rsidR="008B2D0E" w:rsidRPr="00FE60E6">
        <w:rPr>
          <w:rFonts w:ascii="Verdana" w:hAnsi="Verdana"/>
        </w:rPr>
        <w:t>s</w:t>
      </w:r>
      <w:r w:rsidR="00F268CD" w:rsidRPr="00FE60E6">
        <w:rPr>
          <w:rFonts w:ascii="Verdana" w:hAnsi="Verdana"/>
        </w:rPr>
        <w:t xml:space="preserve"> </w:t>
      </w:r>
      <w:r w:rsidR="008B2D0E" w:rsidRPr="00FE60E6">
        <w:rPr>
          <w:rFonts w:ascii="Verdana" w:hAnsi="Verdana"/>
        </w:rPr>
        <w:t>used to determine</w:t>
      </w:r>
      <w:r w:rsidR="00F268CD" w:rsidRPr="00FE60E6">
        <w:rPr>
          <w:rFonts w:ascii="Verdana" w:hAnsi="Verdana"/>
        </w:rPr>
        <w:t xml:space="preserve"> the Fees and are reasonably unavoidable, the </w:t>
      </w:r>
      <w:r w:rsidR="00180A62">
        <w:rPr>
          <w:rFonts w:ascii="Verdana" w:hAnsi="Verdana"/>
        </w:rPr>
        <w:t>University</w:t>
      </w:r>
      <w:r w:rsidR="00F268CD" w:rsidRPr="00FE60E6">
        <w:rPr>
          <w:rFonts w:ascii="Verdana" w:hAnsi="Verdana"/>
        </w:rPr>
        <w:t xml:space="preserve"> will notify </w:t>
      </w:r>
      <w:r>
        <w:rPr>
          <w:rFonts w:ascii="Verdana" w:hAnsi="Verdana"/>
        </w:rPr>
        <w:t xml:space="preserve">the </w:t>
      </w:r>
      <w:proofErr w:type="gramStart"/>
      <w:r>
        <w:rPr>
          <w:rFonts w:ascii="Verdana" w:hAnsi="Verdana"/>
        </w:rPr>
        <w:t>Client</w:t>
      </w:r>
      <w:proofErr w:type="gramEnd"/>
      <w:r w:rsidR="00F268CD" w:rsidRPr="00FE60E6">
        <w:rPr>
          <w:rFonts w:ascii="Verdana" w:hAnsi="Verdana"/>
        </w:rPr>
        <w:t xml:space="preserve"> and the parties will discuss in good faith any changes to the Fees or the scope of the Services required to reflect</w:t>
      </w:r>
      <w:r w:rsidR="003966A8" w:rsidRPr="00FE60E6">
        <w:rPr>
          <w:rFonts w:ascii="Verdana" w:hAnsi="Verdana"/>
        </w:rPr>
        <w:t xml:space="preserve"> those increases.</w:t>
      </w:r>
    </w:p>
    <w:p w14:paraId="4854581C" w14:textId="77777777" w:rsidR="0063024B" w:rsidRPr="00FE60E6" w:rsidRDefault="00A60E80" w:rsidP="005400C3">
      <w:pPr>
        <w:pStyle w:val="Heading2"/>
        <w:widowControl w:val="0"/>
        <w:ind w:left="567" w:hanging="567"/>
        <w:rPr>
          <w:rFonts w:ascii="Verdana" w:hAnsi="Verdana"/>
        </w:rPr>
      </w:pPr>
      <w:bookmarkStart w:id="21" w:name="_Ref509567220"/>
      <w:r w:rsidRPr="00FE60E6">
        <w:rPr>
          <w:rFonts w:ascii="Verdana" w:hAnsi="Verdana"/>
        </w:rPr>
        <w:t xml:space="preserve">On </w:t>
      </w:r>
      <w:r w:rsidR="00992D25" w:rsidRPr="00FE60E6">
        <w:rPr>
          <w:rFonts w:ascii="Verdana" w:hAnsi="Verdana"/>
        </w:rPr>
        <w:t xml:space="preserve">early </w:t>
      </w:r>
      <w:r w:rsidRPr="00FE60E6">
        <w:rPr>
          <w:rFonts w:ascii="Verdana" w:hAnsi="Verdana"/>
        </w:rPr>
        <w:t>termination</w:t>
      </w:r>
      <w:r w:rsidR="00783DAB">
        <w:rPr>
          <w:rFonts w:ascii="Verdana" w:hAnsi="Verdana"/>
        </w:rPr>
        <w:t xml:space="preserve"> of a Statement of Work</w:t>
      </w:r>
      <w:r w:rsidRPr="00FE60E6">
        <w:rPr>
          <w:rFonts w:ascii="Verdana" w:hAnsi="Verdana"/>
        </w:rPr>
        <w:t xml:space="preserve">, </w:t>
      </w:r>
      <w:r w:rsidR="00CD2AAE">
        <w:rPr>
          <w:rFonts w:ascii="Verdana" w:hAnsi="Verdana"/>
        </w:rPr>
        <w:t>the Client</w:t>
      </w:r>
      <w:r w:rsidRPr="00FE60E6">
        <w:rPr>
          <w:rFonts w:ascii="Verdana" w:hAnsi="Verdana"/>
        </w:rPr>
        <w:t xml:space="preserve"> must pay:</w:t>
      </w:r>
      <w:bookmarkEnd w:id="20"/>
      <w:bookmarkEnd w:id="21"/>
    </w:p>
    <w:p w14:paraId="66C4FC5E" w14:textId="77777777" w:rsidR="00A60E80" w:rsidRPr="00FE60E6" w:rsidRDefault="00F422D3" w:rsidP="00BE0A70">
      <w:pPr>
        <w:pStyle w:val="Heading3"/>
        <w:widowControl w:val="0"/>
        <w:numPr>
          <w:ilvl w:val="0"/>
          <w:numId w:val="19"/>
        </w:numPr>
        <w:rPr>
          <w:rFonts w:ascii="Verdana" w:hAnsi="Verdana"/>
        </w:rPr>
      </w:pPr>
      <w:r w:rsidRPr="00FE60E6">
        <w:rPr>
          <w:rFonts w:ascii="Verdana" w:hAnsi="Verdana"/>
        </w:rPr>
        <w:t xml:space="preserve">Fees for the Services provided up to the date of termination, </w:t>
      </w:r>
      <w:r w:rsidR="00C3347D">
        <w:rPr>
          <w:rFonts w:ascii="Verdana" w:hAnsi="Verdana"/>
        </w:rPr>
        <w:t xml:space="preserve">including </w:t>
      </w:r>
      <w:r w:rsidR="00D01B9A" w:rsidRPr="00FE60E6">
        <w:rPr>
          <w:rFonts w:ascii="Verdana" w:hAnsi="Verdana"/>
        </w:rPr>
        <w:t>where Services have been</w:t>
      </w:r>
      <w:r w:rsidR="007962C9" w:rsidRPr="00FE60E6">
        <w:rPr>
          <w:rFonts w:ascii="Verdana" w:hAnsi="Verdana"/>
        </w:rPr>
        <w:t xml:space="preserve"> </w:t>
      </w:r>
      <w:r w:rsidR="00C3347D">
        <w:rPr>
          <w:rFonts w:ascii="Verdana" w:hAnsi="Verdana"/>
        </w:rPr>
        <w:t>performed</w:t>
      </w:r>
      <w:r w:rsidR="007962C9" w:rsidRPr="00FE60E6">
        <w:rPr>
          <w:rFonts w:ascii="Verdana" w:hAnsi="Verdana"/>
        </w:rPr>
        <w:t xml:space="preserve"> up to termination but not yet invoiced; and</w:t>
      </w:r>
    </w:p>
    <w:p w14:paraId="2E1285F4" w14:textId="77777777" w:rsidR="006C18B2" w:rsidRPr="006C18B2" w:rsidRDefault="007962C9" w:rsidP="00BE0A70">
      <w:pPr>
        <w:pStyle w:val="Heading3"/>
        <w:widowControl w:val="0"/>
        <w:numPr>
          <w:ilvl w:val="0"/>
          <w:numId w:val="19"/>
        </w:numPr>
        <w:rPr>
          <w:rFonts w:ascii="Verdana" w:hAnsi="Verdana"/>
        </w:rPr>
      </w:pPr>
      <w:r w:rsidRPr="00FE60E6">
        <w:rPr>
          <w:rFonts w:ascii="Verdana" w:hAnsi="Verdana"/>
        </w:rPr>
        <w:t xml:space="preserve">the costs of any non-cancellable obligations </w:t>
      </w:r>
      <w:r w:rsidR="0044011B" w:rsidRPr="00FE60E6">
        <w:rPr>
          <w:rFonts w:ascii="Verdana" w:hAnsi="Verdana"/>
        </w:rPr>
        <w:t xml:space="preserve">reasonably </w:t>
      </w:r>
      <w:proofErr w:type="gramStart"/>
      <w:r w:rsidRPr="00FE60E6">
        <w:rPr>
          <w:rFonts w:ascii="Verdana" w:hAnsi="Verdana"/>
        </w:rPr>
        <w:t>entered into</w:t>
      </w:r>
      <w:proofErr w:type="gramEnd"/>
      <w:r w:rsidRPr="00FE60E6">
        <w:rPr>
          <w:rFonts w:ascii="Verdana" w:hAnsi="Verdana"/>
        </w:rPr>
        <w:t xml:space="preserve"> by </w:t>
      </w:r>
      <w:r w:rsidR="00FB3FB8" w:rsidRPr="00FE60E6">
        <w:rPr>
          <w:rFonts w:ascii="Verdana" w:hAnsi="Verdana"/>
        </w:rPr>
        <w:t xml:space="preserve">the </w:t>
      </w:r>
      <w:r w:rsidR="00180A62">
        <w:rPr>
          <w:rFonts w:ascii="Verdana" w:hAnsi="Verdana"/>
        </w:rPr>
        <w:t>University</w:t>
      </w:r>
      <w:r w:rsidR="00FB3FB8" w:rsidRPr="00FE60E6">
        <w:rPr>
          <w:rFonts w:ascii="Verdana" w:hAnsi="Verdana"/>
        </w:rPr>
        <w:t xml:space="preserve"> </w:t>
      </w:r>
      <w:r w:rsidRPr="00FE60E6">
        <w:rPr>
          <w:rFonts w:ascii="Verdana" w:hAnsi="Verdana"/>
        </w:rPr>
        <w:t xml:space="preserve">before termination in </w:t>
      </w:r>
      <w:r w:rsidRPr="00FE60E6">
        <w:rPr>
          <w:rFonts w:ascii="Verdana" w:hAnsi="Verdana"/>
        </w:rPr>
        <w:lastRenderedPageBreak/>
        <w:t>connection with the Services.</w:t>
      </w:r>
    </w:p>
    <w:p w14:paraId="17A9B962" w14:textId="77777777" w:rsidR="006C18B2" w:rsidRDefault="006C18B2" w:rsidP="006C18B2">
      <w:pPr>
        <w:pStyle w:val="Heading2"/>
        <w:ind w:left="567" w:hanging="567"/>
        <w:rPr>
          <w:rFonts w:ascii="Verdana" w:hAnsi="Verdana"/>
        </w:rPr>
      </w:pPr>
      <w:bookmarkStart w:id="22" w:name="_The_Client_must_1"/>
      <w:bookmarkStart w:id="23" w:name="_Ref503970385"/>
      <w:bookmarkEnd w:id="19"/>
      <w:bookmarkEnd w:id="22"/>
      <w:r w:rsidRPr="006C18B2">
        <w:rPr>
          <w:rFonts w:ascii="Verdana" w:hAnsi="Verdana"/>
        </w:rPr>
        <w:t xml:space="preserve">The University may charge interest on overdue amounts under this Agreement from the day following the due date for payment until payment in full (including interest). </w:t>
      </w:r>
      <w:ins w:id="24" w:author="Sandra King" w:date="2019-05-23T11:42:00Z">
        <w:r w:rsidR="00783DAB">
          <w:rPr>
            <w:rFonts w:ascii="Verdana" w:hAnsi="Verdana"/>
          </w:rPr>
          <w:t xml:space="preserve"> </w:t>
        </w:r>
      </w:ins>
      <w:r w:rsidRPr="006C18B2">
        <w:rPr>
          <w:rFonts w:ascii="Verdana" w:hAnsi="Verdana"/>
        </w:rPr>
        <w:t xml:space="preserve">Interest will be at the rate of the University’s overdraft rate applicable as at the due date for payment plus 2% per </w:t>
      </w:r>
      <w:proofErr w:type="gramStart"/>
      <w:r w:rsidRPr="006C18B2">
        <w:rPr>
          <w:rFonts w:ascii="Verdana" w:hAnsi="Verdana"/>
        </w:rPr>
        <w:t>annum, and</w:t>
      </w:r>
      <w:proofErr w:type="gramEnd"/>
      <w:r w:rsidRPr="006C18B2">
        <w:rPr>
          <w:rFonts w:ascii="Verdana" w:hAnsi="Verdana"/>
        </w:rPr>
        <w:t xml:space="preserve"> compounded monthly.</w:t>
      </w:r>
    </w:p>
    <w:p w14:paraId="6539B2FA" w14:textId="77777777" w:rsidR="007C33A0" w:rsidRPr="00FE60E6" w:rsidRDefault="00CD2AAE" w:rsidP="005400C3">
      <w:pPr>
        <w:pStyle w:val="Heading2"/>
        <w:widowControl w:val="0"/>
        <w:ind w:left="567" w:hanging="567"/>
        <w:rPr>
          <w:rFonts w:ascii="Verdana" w:hAnsi="Verdana"/>
        </w:rPr>
      </w:pPr>
      <w:r>
        <w:rPr>
          <w:rFonts w:ascii="Verdana" w:hAnsi="Verdana"/>
        </w:rPr>
        <w:t>The Client</w:t>
      </w:r>
      <w:r w:rsidR="007C33A0" w:rsidRPr="00FE60E6">
        <w:rPr>
          <w:rFonts w:ascii="Verdana" w:hAnsi="Verdana"/>
        </w:rPr>
        <w:t xml:space="preserve"> must pay on demand all costs and expenses on a full indemnity basis (including legal fees on a solicitor and own client basis) incurred by </w:t>
      </w:r>
      <w:r w:rsidR="00CC73D2" w:rsidRPr="00FE60E6">
        <w:rPr>
          <w:rFonts w:ascii="Verdana" w:hAnsi="Verdana"/>
        </w:rPr>
        <w:t xml:space="preserve">the </w:t>
      </w:r>
      <w:r w:rsidR="00180A62">
        <w:rPr>
          <w:rFonts w:ascii="Verdana" w:hAnsi="Verdana"/>
        </w:rPr>
        <w:t>University</w:t>
      </w:r>
      <w:r w:rsidR="00CC73D2" w:rsidRPr="00FE60E6">
        <w:rPr>
          <w:rFonts w:ascii="Verdana" w:hAnsi="Verdana"/>
        </w:rPr>
        <w:t xml:space="preserve"> </w:t>
      </w:r>
      <w:r w:rsidR="007C33A0" w:rsidRPr="00FE60E6">
        <w:rPr>
          <w:rFonts w:ascii="Verdana" w:hAnsi="Verdana"/>
        </w:rPr>
        <w:t xml:space="preserve">in recovering any amount payable by </w:t>
      </w:r>
      <w:r>
        <w:rPr>
          <w:rFonts w:ascii="Verdana" w:hAnsi="Verdana"/>
        </w:rPr>
        <w:t>the Client</w:t>
      </w:r>
      <w:r w:rsidR="007C33A0" w:rsidRPr="00FE60E6">
        <w:rPr>
          <w:rFonts w:ascii="Verdana" w:hAnsi="Verdana"/>
        </w:rPr>
        <w:t xml:space="preserve"> under this </w:t>
      </w:r>
      <w:r w:rsidR="00952D6B" w:rsidRPr="00A62CD6">
        <w:rPr>
          <w:rFonts w:ascii="Verdana" w:hAnsi="Verdana"/>
        </w:rPr>
        <w:t>Agreement</w:t>
      </w:r>
      <w:r w:rsidR="007C33A0" w:rsidRPr="00FE60E6">
        <w:rPr>
          <w:rFonts w:ascii="Verdana" w:hAnsi="Verdana"/>
        </w:rPr>
        <w:t>.</w:t>
      </w:r>
      <w:bookmarkEnd w:id="23"/>
    </w:p>
    <w:p w14:paraId="7193FA82" w14:textId="77777777" w:rsidR="0037743C" w:rsidRPr="00FE60E6" w:rsidRDefault="0037743C" w:rsidP="005400C3">
      <w:pPr>
        <w:pStyle w:val="BodyText"/>
        <w:numPr>
          <w:ilvl w:val="0"/>
          <w:numId w:val="2"/>
        </w:numPr>
        <w:tabs>
          <w:tab w:val="left" w:pos="540"/>
        </w:tabs>
        <w:kinsoku w:val="0"/>
        <w:overflowPunct w:val="0"/>
        <w:spacing w:before="120" w:after="120"/>
        <w:ind w:left="357" w:hanging="357"/>
        <w:rPr>
          <w:rFonts w:ascii="Verdana" w:hAnsi="Verdana" w:cs="Arial"/>
          <w:b/>
          <w:spacing w:val="-1"/>
          <w:sz w:val="18"/>
          <w:szCs w:val="18"/>
        </w:rPr>
      </w:pPr>
      <w:bookmarkStart w:id="25" w:name="_Ref493262205"/>
      <w:r w:rsidRPr="00FE60E6">
        <w:rPr>
          <w:rFonts w:ascii="Verdana" w:hAnsi="Verdana" w:cs="Arial"/>
          <w:b/>
          <w:spacing w:val="-1"/>
          <w:sz w:val="18"/>
          <w:szCs w:val="18"/>
        </w:rPr>
        <w:t>WARRANTIES</w:t>
      </w:r>
    </w:p>
    <w:p w14:paraId="54FE3753" w14:textId="77777777" w:rsidR="0037743C" w:rsidRPr="00FE60E6" w:rsidRDefault="00DC4C3D" w:rsidP="005400C3">
      <w:pPr>
        <w:pStyle w:val="Heading2"/>
        <w:widowControl w:val="0"/>
        <w:ind w:left="567" w:hanging="567"/>
        <w:rPr>
          <w:rFonts w:ascii="Verdana" w:hAnsi="Verdana"/>
        </w:rPr>
      </w:pPr>
      <w:bookmarkStart w:id="26" w:name="_Ref503949061"/>
      <w:bookmarkStart w:id="27" w:name="_Ref504048101"/>
      <w:r w:rsidRPr="00FE60E6">
        <w:rPr>
          <w:rFonts w:ascii="Verdana" w:hAnsi="Verdana"/>
        </w:rPr>
        <w:t xml:space="preserve">Each party warrants that it has full power and authority to </w:t>
      </w:r>
      <w:proofErr w:type="gramStart"/>
      <w:r w:rsidRPr="00FE60E6">
        <w:rPr>
          <w:rFonts w:ascii="Verdana" w:hAnsi="Verdana"/>
        </w:rPr>
        <w:t>enter into</w:t>
      </w:r>
      <w:proofErr w:type="gramEnd"/>
      <w:r w:rsidRPr="00FE60E6">
        <w:rPr>
          <w:rFonts w:ascii="Verdana" w:hAnsi="Verdana"/>
        </w:rPr>
        <w:t xml:space="preserve"> and perform its obligations under this </w:t>
      </w:r>
      <w:r w:rsidR="00952D6B" w:rsidRPr="00A62CD6">
        <w:rPr>
          <w:rFonts w:ascii="Verdana" w:hAnsi="Verdana"/>
        </w:rPr>
        <w:t>Agreement</w:t>
      </w:r>
      <w:r w:rsidRPr="00FE60E6">
        <w:rPr>
          <w:rFonts w:ascii="Verdana" w:hAnsi="Verdana"/>
        </w:rPr>
        <w:t>.</w:t>
      </w:r>
      <w:bookmarkEnd w:id="26"/>
      <w:bookmarkEnd w:id="27"/>
    </w:p>
    <w:p w14:paraId="379D4CC9" w14:textId="77777777" w:rsidR="0037743C" w:rsidRPr="00FE60E6" w:rsidRDefault="0037743C" w:rsidP="005400C3">
      <w:pPr>
        <w:pStyle w:val="Heading2"/>
        <w:widowControl w:val="0"/>
        <w:ind w:left="567" w:hanging="567"/>
        <w:rPr>
          <w:rFonts w:ascii="Verdana" w:hAnsi="Verdana"/>
        </w:rPr>
      </w:pPr>
      <w:bookmarkStart w:id="28" w:name="_Ref503949566"/>
      <w:bookmarkStart w:id="29" w:name="_Ref523151262"/>
      <w:r w:rsidRPr="00FE60E6">
        <w:rPr>
          <w:rFonts w:ascii="Verdana" w:hAnsi="Verdana"/>
        </w:rPr>
        <w:t xml:space="preserve">To the extent permitted by law, </w:t>
      </w:r>
      <w:r w:rsidR="00CC73D2" w:rsidRPr="00FE60E6">
        <w:rPr>
          <w:rFonts w:ascii="Verdana" w:hAnsi="Verdana"/>
        </w:rPr>
        <w:t xml:space="preserve">the </w:t>
      </w:r>
      <w:r w:rsidR="00180A62">
        <w:rPr>
          <w:rFonts w:ascii="Verdana" w:hAnsi="Verdana"/>
        </w:rPr>
        <w:t>University</w:t>
      </w:r>
      <w:r w:rsidR="00CC73D2" w:rsidRPr="00FE60E6">
        <w:rPr>
          <w:rFonts w:ascii="Verdana" w:hAnsi="Verdana"/>
        </w:rPr>
        <w:t xml:space="preserve">’s </w:t>
      </w:r>
      <w:r w:rsidRPr="00FE60E6">
        <w:rPr>
          <w:rFonts w:ascii="Verdana" w:hAnsi="Verdana"/>
        </w:rPr>
        <w:t xml:space="preserve">warranties are limited to those expressly set out in </w:t>
      </w:r>
      <w:r w:rsidR="00DC4C3D" w:rsidRPr="00FE60E6">
        <w:rPr>
          <w:rFonts w:ascii="Verdana" w:hAnsi="Verdana"/>
        </w:rPr>
        <w:t xml:space="preserve">clause </w:t>
      </w:r>
      <w:r w:rsidR="00CC73D2" w:rsidRPr="00FE60E6">
        <w:rPr>
          <w:rFonts w:ascii="Verdana" w:hAnsi="Verdana"/>
        </w:rPr>
        <w:fldChar w:fldCharType="begin"/>
      </w:r>
      <w:r w:rsidR="00CC73D2" w:rsidRPr="00FE60E6">
        <w:rPr>
          <w:rFonts w:ascii="Verdana" w:hAnsi="Verdana"/>
        </w:rPr>
        <w:instrText xml:space="preserve"> REF _Ref504048101 \r \h </w:instrText>
      </w:r>
      <w:r w:rsidR="00B63BEB" w:rsidRPr="00FE60E6">
        <w:rPr>
          <w:rFonts w:ascii="Verdana" w:hAnsi="Verdana"/>
        </w:rPr>
        <w:instrText xml:space="preserve"> \* MERGEFORMAT </w:instrText>
      </w:r>
      <w:r w:rsidR="00CC73D2" w:rsidRPr="00FE60E6">
        <w:rPr>
          <w:rFonts w:ascii="Verdana" w:hAnsi="Verdana"/>
        </w:rPr>
      </w:r>
      <w:r w:rsidR="00CC73D2" w:rsidRPr="00FE60E6">
        <w:rPr>
          <w:rFonts w:ascii="Verdana" w:hAnsi="Verdana"/>
        </w:rPr>
        <w:fldChar w:fldCharType="separate"/>
      </w:r>
      <w:r w:rsidR="00CC5C46">
        <w:rPr>
          <w:rFonts w:ascii="Verdana" w:hAnsi="Verdana"/>
        </w:rPr>
        <w:t>9.1</w:t>
      </w:r>
      <w:r w:rsidR="00CC73D2" w:rsidRPr="00FE60E6">
        <w:rPr>
          <w:rFonts w:ascii="Verdana" w:hAnsi="Verdana"/>
        </w:rPr>
        <w:fldChar w:fldCharType="end"/>
      </w:r>
      <w:r w:rsidR="00D01B9A" w:rsidRPr="00FE60E6">
        <w:rPr>
          <w:rFonts w:ascii="Verdana" w:hAnsi="Verdana"/>
        </w:rPr>
        <w:t xml:space="preserve"> </w:t>
      </w:r>
      <w:r w:rsidRPr="00FE60E6">
        <w:rPr>
          <w:rFonts w:ascii="Verdana" w:hAnsi="Verdana"/>
        </w:rPr>
        <w:t>and all implied conditions and warranties (including any under Part 3 of the Contract and Commercial Law Act 2017) are excluded.</w:t>
      </w:r>
      <w:bookmarkEnd w:id="28"/>
      <w:bookmarkEnd w:id="29"/>
      <w:r w:rsidRPr="00FE60E6">
        <w:rPr>
          <w:rFonts w:ascii="Verdana" w:hAnsi="Verdana"/>
        </w:rPr>
        <w:t xml:space="preserve"> </w:t>
      </w:r>
    </w:p>
    <w:p w14:paraId="2897887F" w14:textId="77777777" w:rsidR="00DC4C3D" w:rsidRPr="00FE60E6" w:rsidRDefault="00A840A3" w:rsidP="005400C3">
      <w:pPr>
        <w:pStyle w:val="Heading2"/>
        <w:widowControl w:val="0"/>
        <w:ind w:left="567" w:hanging="567"/>
        <w:rPr>
          <w:rFonts w:ascii="Verdana" w:hAnsi="Verdana"/>
        </w:rPr>
      </w:pPr>
      <w:r w:rsidRPr="00FE60E6">
        <w:rPr>
          <w:rFonts w:ascii="Verdana" w:hAnsi="Verdana"/>
        </w:rPr>
        <w:t xml:space="preserve">Without limiting clause </w:t>
      </w:r>
      <w:r w:rsidR="00347CD2" w:rsidRPr="00FE60E6">
        <w:rPr>
          <w:rFonts w:ascii="Verdana" w:hAnsi="Verdana"/>
        </w:rPr>
        <w:fldChar w:fldCharType="begin"/>
      </w:r>
      <w:r w:rsidR="00347CD2" w:rsidRPr="00FE60E6">
        <w:rPr>
          <w:rFonts w:ascii="Verdana" w:hAnsi="Verdana"/>
        </w:rPr>
        <w:instrText xml:space="preserve"> REF _Ref523151262 \r \h </w:instrText>
      </w:r>
      <w:r w:rsidR="00347CD2">
        <w:rPr>
          <w:rFonts w:ascii="Verdana" w:hAnsi="Verdana"/>
        </w:rPr>
        <w:instrText xml:space="preserve"> \* MERGEFORMAT </w:instrText>
      </w:r>
      <w:r w:rsidR="00347CD2" w:rsidRPr="00FE60E6">
        <w:rPr>
          <w:rFonts w:ascii="Verdana" w:hAnsi="Verdana"/>
        </w:rPr>
      </w:r>
      <w:r w:rsidR="00347CD2" w:rsidRPr="00FE60E6">
        <w:rPr>
          <w:rFonts w:ascii="Verdana" w:hAnsi="Verdana"/>
        </w:rPr>
        <w:fldChar w:fldCharType="separate"/>
      </w:r>
      <w:r w:rsidR="00CC5C46">
        <w:rPr>
          <w:rFonts w:ascii="Verdana" w:hAnsi="Verdana"/>
        </w:rPr>
        <w:t>9.2</w:t>
      </w:r>
      <w:r w:rsidR="00347CD2" w:rsidRPr="00FE60E6">
        <w:rPr>
          <w:rFonts w:ascii="Verdana" w:hAnsi="Verdana"/>
        </w:rPr>
        <w:fldChar w:fldCharType="end"/>
      </w:r>
      <w:r w:rsidRPr="00FE60E6">
        <w:rPr>
          <w:rFonts w:ascii="Verdana" w:hAnsi="Verdana"/>
        </w:rPr>
        <w:t>, t</w:t>
      </w:r>
      <w:r w:rsidR="003B5F96" w:rsidRPr="00FE60E6">
        <w:rPr>
          <w:rFonts w:ascii="Verdana" w:hAnsi="Verdana"/>
        </w:rPr>
        <w:t>he</w:t>
      </w:r>
      <w:r w:rsidR="00CC73D2" w:rsidRPr="00FE60E6">
        <w:rPr>
          <w:rFonts w:ascii="Verdana" w:hAnsi="Verdana"/>
        </w:rPr>
        <w:t xml:space="preserve"> </w:t>
      </w:r>
      <w:r w:rsidR="00180A62">
        <w:rPr>
          <w:rFonts w:ascii="Verdana" w:hAnsi="Verdana"/>
        </w:rPr>
        <w:t>University</w:t>
      </w:r>
      <w:r w:rsidR="00CC73D2" w:rsidRPr="00FE60E6">
        <w:rPr>
          <w:rFonts w:ascii="Verdana" w:hAnsi="Verdana"/>
        </w:rPr>
        <w:t xml:space="preserve"> </w:t>
      </w:r>
      <w:r w:rsidR="00DC4C3D" w:rsidRPr="00FE60E6">
        <w:rPr>
          <w:rFonts w:ascii="Verdana" w:hAnsi="Verdana"/>
        </w:rPr>
        <w:t>gives no warranties, representations or undertakings as to:</w:t>
      </w:r>
    </w:p>
    <w:p w14:paraId="585C42EE" w14:textId="77777777" w:rsidR="00DC4C3D" w:rsidRPr="00FE60E6" w:rsidRDefault="00DC4C3D" w:rsidP="005400C3">
      <w:pPr>
        <w:pStyle w:val="Heading3"/>
        <w:widowControl w:val="0"/>
        <w:numPr>
          <w:ilvl w:val="0"/>
          <w:numId w:val="4"/>
        </w:numPr>
        <w:rPr>
          <w:rFonts w:ascii="Verdana" w:hAnsi="Verdana"/>
        </w:rPr>
      </w:pPr>
      <w:r w:rsidRPr="00FE60E6">
        <w:rPr>
          <w:rFonts w:ascii="Verdana" w:hAnsi="Verdana"/>
        </w:rPr>
        <w:t xml:space="preserve">any outcome of </w:t>
      </w:r>
      <w:r w:rsidR="00A840A3" w:rsidRPr="00FE60E6">
        <w:rPr>
          <w:rFonts w:ascii="Verdana" w:hAnsi="Verdana"/>
        </w:rPr>
        <w:t>the Services</w:t>
      </w:r>
      <w:r w:rsidRPr="00FE60E6">
        <w:rPr>
          <w:rFonts w:ascii="Verdana" w:hAnsi="Verdana"/>
        </w:rPr>
        <w:t xml:space="preserve"> (including the Results); </w:t>
      </w:r>
      <w:r w:rsidR="00347CD2" w:rsidRPr="00FE60E6">
        <w:rPr>
          <w:rFonts w:ascii="Verdana" w:hAnsi="Verdana"/>
        </w:rPr>
        <w:t>or</w:t>
      </w:r>
    </w:p>
    <w:p w14:paraId="668099A6" w14:textId="77777777" w:rsidR="004B61A3" w:rsidRPr="00FE60E6" w:rsidRDefault="00DC4C3D" w:rsidP="005400C3">
      <w:pPr>
        <w:pStyle w:val="Heading3"/>
        <w:widowControl w:val="0"/>
        <w:numPr>
          <w:ilvl w:val="0"/>
          <w:numId w:val="4"/>
        </w:numPr>
        <w:rPr>
          <w:rFonts w:ascii="Verdana" w:hAnsi="Verdana"/>
        </w:rPr>
      </w:pPr>
      <w:r w:rsidRPr="00FE60E6">
        <w:rPr>
          <w:rFonts w:ascii="Verdana" w:hAnsi="Verdana"/>
        </w:rPr>
        <w:t xml:space="preserve">the suitability of </w:t>
      </w:r>
      <w:r w:rsidR="00A840A3" w:rsidRPr="00FE60E6">
        <w:rPr>
          <w:rFonts w:ascii="Verdana" w:hAnsi="Verdana"/>
        </w:rPr>
        <w:t>the Results</w:t>
      </w:r>
      <w:r w:rsidRPr="00FE60E6">
        <w:rPr>
          <w:rFonts w:ascii="Verdana" w:hAnsi="Verdana"/>
        </w:rPr>
        <w:t xml:space="preserve"> for any purpose</w:t>
      </w:r>
      <w:r w:rsidR="00347CD2" w:rsidRPr="00FE60E6">
        <w:rPr>
          <w:rFonts w:ascii="Verdana" w:hAnsi="Verdana"/>
        </w:rPr>
        <w:t>.</w:t>
      </w:r>
    </w:p>
    <w:p w14:paraId="6E935270" w14:textId="77777777" w:rsidR="0037743C" w:rsidRDefault="00CD2AAE" w:rsidP="005400C3">
      <w:pPr>
        <w:pStyle w:val="Heading2"/>
        <w:widowControl w:val="0"/>
        <w:ind w:left="567" w:hanging="567"/>
        <w:rPr>
          <w:rFonts w:ascii="Verdana" w:hAnsi="Verdana"/>
        </w:rPr>
      </w:pPr>
      <w:r>
        <w:rPr>
          <w:rFonts w:ascii="Verdana" w:hAnsi="Verdana"/>
        </w:rPr>
        <w:t>The Client</w:t>
      </w:r>
      <w:r w:rsidR="0037743C" w:rsidRPr="00FE60E6">
        <w:rPr>
          <w:rFonts w:ascii="Verdana" w:hAnsi="Verdana"/>
        </w:rPr>
        <w:t xml:space="preserve"> acknowledges and agrees that it is purchasing the Services for the purposes of a business and the Consumer Guarantees Act 1993 does not apply to this </w:t>
      </w:r>
      <w:r w:rsidR="00952D6B" w:rsidRPr="00A62CD6">
        <w:rPr>
          <w:rFonts w:ascii="Verdana" w:hAnsi="Verdana"/>
        </w:rPr>
        <w:t>Agreement</w:t>
      </w:r>
      <w:r w:rsidR="0037743C" w:rsidRPr="00FE60E6">
        <w:rPr>
          <w:rFonts w:ascii="Verdana" w:hAnsi="Verdana"/>
        </w:rPr>
        <w:t xml:space="preserve"> or the Services.</w:t>
      </w:r>
    </w:p>
    <w:p w14:paraId="24CE8A6D" w14:textId="77777777" w:rsidR="00BC175D" w:rsidRPr="00FE60E6" w:rsidRDefault="00BC175D" w:rsidP="005400C3">
      <w:pPr>
        <w:pStyle w:val="BodyText"/>
        <w:numPr>
          <w:ilvl w:val="0"/>
          <w:numId w:val="2"/>
        </w:numPr>
        <w:tabs>
          <w:tab w:val="left" w:pos="540"/>
        </w:tabs>
        <w:kinsoku w:val="0"/>
        <w:overflowPunct w:val="0"/>
        <w:spacing w:before="120" w:after="120"/>
        <w:ind w:left="357" w:hanging="357"/>
        <w:rPr>
          <w:rFonts w:ascii="Verdana" w:hAnsi="Verdana" w:cs="Arial"/>
          <w:b/>
          <w:spacing w:val="-1"/>
          <w:sz w:val="18"/>
          <w:szCs w:val="18"/>
        </w:rPr>
      </w:pPr>
      <w:bookmarkStart w:id="30" w:name="_Ref503970392"/>
      <w:r w:rsidRPr="00FE60E6">
        <w:rPr>
          <w:rFonts w:ascii="Verdana" w:hAnsi="Verdana" w:cs="Arial"/>
          <w:b/>
          <w:spacing w:val="-1"/>
          <w:sz w:val="18"/>
          <w:szCs w:val="18"/>
        </w:rPr>
        <w:t>LIABILITY</w:t>
      </w:r>
      <w:bookmarkEnd w:id="25"/>
      <w:bookmarkEnd w:id="30"/>
    </w:p>
    <w:p w14:paraId="22A13544" w14:textId="77777777" w:rsidR="00C3347D" w:rsidRDefault="004750DB" w:rsidP="004750DB">
      <w:pPr>
        <w:pStyle w:val="Heading2"/>
        <w:ind w:left="567" w:hanging="567"/>
        <w:rPr>
          <w:rFonts w:ascii="Verdana" w:hAnsi="Verdana"/>
        </w:rPr>
      </w:pPr>
      <w:bookmarkStart w:id="31" w:name="_Ref9504714"/>
      <w:bookmarkStart w:id="32" w:name="_Ref523208661"/>
      <w:bookmarkStart w:id="33" w:name="_Ref523151680"/>
      <w:r w:rsidRPr="004750DB">
        <w:rPr>
          <w:rFonts w:ascii="Verdana" w:hAnsi="Verdana"/>
        </w:rPr>
        <w:t>The maximum aggregate liability</w:t>
      </w:r>
      <w:r w:rsidR="005E7CEC">
        <w:rPr>
          <w:rFonts w:ascii="Verdana" w:hAnsi="Verdana"/>
        </w:rPr>
        <w:t xml:space="preserve"> </w:t>
      </w:r>
      <w:r w:rsidR="001465D0">
        <w:rPr>
          <w:rFonts w:ascii="Verdana" w:hAnsi="Verdana"/>
        </w:rPr>
        <w:t>(</w:t>
      </w:r>
      <w:r w:rsidR="005E7CEC">
        <w:rPr>
          <w:rFonts w:ascii="Verdana" w:hAnsi="Verdana"/>
        </w:rPr>
        <w:t>including indemnities</w:t>
      </w:r>
      <w:r w:rsidR="001465D0">
        <w:rPr>
          <w:rFonts w:ascii="Verdana" w:hAnsi="Verdana"/>
        </w:rPr>
        <w:t>)</w:t>
      </w:r>
      <w:r w:rsidR="0055030E">
        <w:rPr>
          <w:rFonts w:ascii="Verdana" w:hAnsi="Verdana"/>
        </w:rPr>
        <w:t xml:space="preserve"> of</w:t>
      </w:r>
      <w:r w:rsidRPr="004750DB">
        <w:rPr>
          <w:rFonts w:ascii="Verdana" w:hAnsi="Verdana"/>
        </w:rPr>
        <w:t xml:space="preserve"> </w:t>
      </w:r>
      <w:r w:rsidR="009A607F">
        <w:rPr>
          <w:rFonts w:ascii="Verdana" w:hAnsi="Verdana"/>
        </w:rPr>
        <w:t>each</w:t>
      </w:r>
      <w:r w:rsidR="00F51A2C">
        <w:rPr>
          <w:rFonts w:ascii="Verdana" w:hAnsi="Verdana"/>
        </w:rPr>
        <w:t xml:space="preserve"> </w:t>
      </w:r>
      <w:r w:rsidR="00783DAB">
        <w:rPr>
          <w:rFonts w:ascii="Verdana" w:hAnsi="Verdana"/>
        </w:rPr>
        <w:t>p</w:t>
      </w:r>
      <w:r w:rsidR="00F51A2C">
        <w:rPr>
          <w:rFonts w:ascii="Verdana" w:hAnsi="Verdana"/>
        </w:rPr>
        <w:t>arty to the other</w:t>
      </w:r>
      <w:r w:rsidRPr="004750DB">
        <w:rPr>
          <w:rFonts w:ascii="Verdana" w:hAnsi="Verdana"/>
        </w:rPr>
        <w:t xml:space="preserve"> under or in connection with </w:t>
      </w:r>
      <w:r>
        <w:rPr>
          <w:rFonts w:ascii="Verdana" w:hAnsi="Verdana"/>
        </w:rPr>
        <w:t>a Statement of Work</w:t>
      </w:r>
      <w:r w:rsidRPr="004750DB">
        <w:rPr>
          <w:rFonts w:ascii="Verdana" w:hAnsi="Verdana"/>
        </w:rPr>
        <w:t xml:space="preserve"> is limited to an amount equal to </w:t>
      </w:r>
      <w:r w:rsidR="00783DAB" w:rsidRPr="00A62CD6">
        <w:rPr>
          <w:rFonts w:ascii="Verdana" w:hAnsi="Verdana"/>
          <w:color w:val="FF0000"/>
        </w:rPr>
        <w:t>[</w:t>
      </w:r>
      <w:r w:rsidR="00783DAB" w:rsidRPr="00A62CD6">
        <w:rPr>
          <w:rFonts w:ascii="Verdana" w:hAnsi="Verdana"/>
          <w:i/>
          <w:color w:val="FF0000"/>
        </w:rPr>
        <w:t>one/three</w:t>
      </w:r>
      <w:r w:rsidR="00783DAB" w:rsidRPr="00A62CD6">
        <w:rPr>
          <w:rFonts w:ascii="Verdana" w:hAnsi="Verdana"/>
          <w:color w:val="FF0000"/>
        </w:rPr>
        <w:t>]</w:t>
      </w:r>
      <w:r w:rsidR="00783DAB" w:rsidRPr="00783DAB">
        <w:rPr>
          <w:rFonts w:ascii="Verdana" w:hAnsi="Verdana"/>
        </w:rPr>
        <w:t xml:space="preserve"> </w:t>
      </w:r>
      <w:r w:rsidR="00F51A2C" w:rsidRPr="00783DAB">
        <w:rPr>
          <w:rFonts w:ascii="Verdana" w:hAnsi="Verdana"/>
        </w:rPr>
        <w:t>times</w:t>
      </w:r>
      <w:r w:rsidR="00F51A2C">
        <w:rPr>
          <w:rFonts w:ascii="Verdana" w:hAnsi="Verdana"/>
        </w:rPr>
        <w:t xml:space="preserve"> the</w:t>
      </w:r>
      <w:r w:rsidRPr="004750DB">
        <w:rPr>
          <w:rFonts w:ascii="Verdana" w:hAnsi="Verdana"/>
        </w:rPr>
        <w:t xml:space="preserve"> total amount paid by the Client to the University under </w:t>
      </w:r>
      <w:r>
        <w:rPr>
          <w:rFonts w:ascii="Verdana" w:hAnsi="Verdana"/>
        </w:rPr>
        <w:t>that Statement of Work</w:t>
      </w:r>
      <w:r w:rsidRPr="004750DB">
        <w:rPr>
          <w:rFonts w:ascii="Verdana" w:hAnsi="Verdana"/>
        </w:rPr>
        <w:t xml:space="preserve"> up to the date of the first event giving rise to liability.</w:t>
      </w:r>
      <w:bookmarkEnd w:id="31"/>
      <w:r w:rsidRPr="004750DB">
        <w:rPr>
          <w:rFonts w:ascii="Verdana" w:hAnsi="Verdana"/>
        </w:rPr>
        <w:t xml:space="preserve"> </w:t>
      </w:r>
      <w:bookmarkEnd w:id="32"/>
    </w:p>
    <w:p w14:paraId="1D8537FD" w14:textId="77777777" w:rsidR="00783DAB" w:rsidRPr="007203E7" w:rsidRDefault="00783DAB" w:rsidP="004750DB">
      <w:pPr>
        <w:pStyle w:val="Heading2"/>
        <w:ind w:left="567" w:hanging="567"/>
        <w:rPr>
          <w:rFonts w:ascii="Verdana" w:hAnsi="Verdana"/>
        </w:rPr>
      </w:pPr>
      <w:r>
        <w:rPr>
          <w:rFonts w:ascii="Verdana" w:hAnsi="Verdana"/>
        </w:rPr>
        <w:t>The maximum aggregate liability of each party to the other</w:t>
      </w:r>
      <w:r w:rsidR="001B0896">
        <w:rPr>
          <w:rFonts w:ascii="Verdana" w:hAnsi="Verdana"/>
        </w:rPr>
        <w:t xml:space="preserve"> under or in connection with this Agreement (including the amounts under clause </w:t>
      </w:r>
      <w:r w:rsidR="001B0896">
        <w:rPr>
          <w:rFonts w:ascii="Verdana" w:hAnsi="Verdana"/>
        </w:rPr>
        <w:fldChar w:fldCharType="begin"/>
      </w:r>
      <w:r w:rsidR="001B0896">
        <w:rPr>
          <w:rFonts w:ascii="Verdana" w:hAnsi="Verdana"/>
        </w:rPr>
        <w:instrText xml:space="preserve"> REF _Ref9504714 \r \h </w:instrText>
      </w:r>
      <w:r w:rsidR="001B0896">
        <w:rPr>
          <w:rFonts w:ascii="Verdana" w:hAnsi="Verdana"/>
        </w:rPr>
      </w:r>
      <w:r w:rsidR="001B0896">
        <w:rPr>
          <w:rFonts w:ascii="Verdana" w:hAnsi="Verdana"/>
        </w:rPr>
        <w:fldChar w:fldCharType="separate"/>
      </w:r>
      <w:r w:rsidR="001B0896">
        <w:rPr>
          <w:rFonts w:ascii="Verdana" w:hAnsi="Verdana"/>
        </w:rPr>
        <w:t>10.1</w:t>
      </w:r>
      <w:r w:rsidR="001B0896">
        <w:rPr>
          <w:rFonts w:ascii="Verdana" w:hAnsi="Verdana"/>
        </w:rPr>
        <w:fldChar w:fldCharType="end"/>
      </w:r>
      <w:r w:rsidR="001B0896">
        <w:rPr>
          <w:rFonts w:ascii="Verdana" w:hAnsi="Verdana"/>
        </w:rPr>
        <w:t xml:space="preserve">) is limited to </w:t>
      </w:r>
      <w:r w:rsidR="001B0896" w:rsidRPr="004750DB">
        <w:rPr>
          <w:rFonts w:ascii="Verdana" w:hAnsi="Verdana"/>
        </w:rPr>
        <w:t xml:space="preserve">an amount equal to </w:t>
      </w:r>
      <w:r w:rsidR="001B0896" w:rsidRPr="00A62CD6">
        <w:rPr>
          <w:rFonts w:ascii="Verdana" w:hAnsi="Verdana"/>
          <w:color w:val="FF0000"/>
        </w:rPr>
        <w:t>[</w:t>
      </w:r>
      <w:r w:rsidR="001B0896" w:rsidRPr="00A62CD6">
        <w:rPr>
          <w:rFonts w:ascii="Verdana" w:hAnsi="Verdana"/>
          <w:i/>
          <w:color w:val="FF0000"/>
        </w:rPr>
        <w:t>one/three</w:t>
      </w:r>
      <w:r w:rsidR="001B0896" w:rsidRPr="00A62CD6">
        <w:rPr>
          <w:rFonts w:ascii="Verdana" w:hAnsi="Verdana"/>
          <w:color w:val="FF0000"/>
        </w:rPr>
        <w:t xml:space="preserve">] </w:t>
      </w:r>
      <w:r w:rsidR="001B0896" w:rsidRPr="005677A9">
        <w:rPr>
          <w:rFonts w:ascii="Verdana" w:hAnsi="Verdana"/>
        </w:rPr>
        <w:t>times</w:t>
      </w:r>
      <w:r w:rsidR="001B0896">
        <w:rPr>
          <w:rFonts w:ascii="Verdana" w:hAnsi="Verdana"/>
        </w:rPr>
        <w:t xml:space="preserve"> the</w:t>
      </w:r>
      <w:r w:rsidR="001B0896" w:rsidRPr="004750DB">
        <w:rPr>
          <w:rFonts w:ascii="Verdana" w:hAnsi="Verdana"/>
        </w:rPr>
        <w:t xml:space="preserve"> total amount paid by the Client to the University under </w:t>
      </w:r>
      <w:r w:rsidR="001B0896">
        <w:rPr>
          <w:rFonts w:ascii="Verdana" w:hAnsi="Verdana"/>
        </w:rPr>
        <w:t>this Agreement</w:t>
      </w:r>
      <w:r w:rsidR="001B0896" w:rsidRPr="004750DB">
        <w:rPr>
          <w:rFonts w:ascii="Verdana" w:hAnsi="Verdana"/>
        </w:rPr>
        <w:t xml:space="preserve"> up to the date of the first event giving rise to liability</w:t>
      </w:r>
    </w:p>
    <w:p w14:paraId="1AC1A6ED" w14:textId="77777777" w:rsidR="00D94A93" w:rsidRDefault="004750DB" w:rsidP="004750DB">
      <w:pPr>
        <w:pStyle w:val="Heading2"/>
        <w:ind w:left="567" w:hanging="567"/>
        <w:rPr>
          <w:rFonts w:ascii="Verdana" w:hAnsi="Verdana"/>
        </w:rPr>
      </w:pPr>
      <w:r w:rsidRPr="004750DB">
        <w:rPr>
          <w:rFonts w:ascii="Verdana" w:hAnsi="Verdana"/>
        </w:rPr>
        <w:t xml:space="preserve">The University will not be liable to the Client under or in connection with this Agreement for any loss of profit, revenue, savings, </w:t>
      </w:r>
      <w:r w:rsidR="00783DAB">
        <w:rPr>
          <w:rFonts w:ascii="Verdana" w:hAnsi="Verdana"/>
        </w:rPr>
        <w:t xml:space="preserve">data, </w:t>
      </w:r>
      <w:r w:rsidRPr="004750DB">
        <w:rPr>
          <w:rFonts w:ascii="Verdana" w:hAnsi="Verdana"/>
        </w:rPr>
        <w:t xml:space="preserve">business or goodwill, or for any consequential, indirect, incidental or special damage or loss of any kind. </w:t>
      </w:r>
    </w:p>
    <w:p w14:paraId="6874C241" w14:textId="77777777" w:rsidR="004750DB" w:rsidRDefault="004750DB" w:rsidP="005400C3">
      <w:pPr>
        <w:pStyle w:val="BodyText"/>
        <w:numPr>
          <w:ilvl w:val="0"/>
          <w:numId w:val="2"/>
        </w:numPr>
        <w:tabs>
          <w:tab w:val="left" w:pos="540"/>
        </w:tabs>
        <w:kinsoku w:val="0"/>
        <w:overflowPunct w:val="0"/>
        <w:spacing w:before="120" w:after="120"/>
        <w:ind w:left="357" w:hanging="357"/>
        <w:rPr>
          <w:rFonts w:ascii="Verdana" w:hAnsi="Verdana" w:cs="Arial"/>
          <w:b/>
          <w:spacing w:val="-1"/>
          <w:sz w:val="18"/>
          <w:szCs w:val="18"/>
        </w:rPr>
      </w:pPr>
      <w:bookmarkStart w:id="34" w:name="_Ref489019674"/>
      <w:bookmarkStart w:id="35" w:name="_Ref509512967"/>
      <w:bookmarkEnd w:id="33"/>
      <w:r>
        <w:rPr>
          <w:rFonts w:ascii="Verdana" w:hAnsi="Verdana" w:cs="Arial"/>
          <w:b/>
          <w:spacing w:val="-1"/>
          <w:sz w:val="18"/>
          <w:szCs w:val="18"/>
        </w:rPr>
        <w:t>INDEMNITY</w:t>
      </w:r>
    </w:p>
    <w:p w14:paraId="624D303F" w14:textId="77777777" w:rsidR="004750DB" w:rsidRPr="004750DB" w:rsidRDefault="004750DB" w:rsidP="004750DB">
      <w:pPr>
        <w:pStyle w:val="Heading2"/>
        <w:widowControl w:val="0"/>
        <w:ind w:left="567" w:hanging="567"/>
        <w:rPr>
          <w:rFonts w:ascii="Verdana" w:hAnsi="Verdana"/>
        </w:rPr>
      </w:pPr>
      <w:r w:rsidRPr="004750DB">
        <w:rPr>
          <w:rFonts w:ascii="Verdana" w:hAnsi="Verdana"/>
        </w:rPr>
        <w:t xml:space="preserve">The Client indemnifies the University and its personnel against all </w:t>
      </w:r>
      <w:proofErr w:type="gramStart"/>
      <w:r w:rsidRPr="004750DB">
        <w:rPr>
          <w:rFonts w:ascii="Verdana" w:hAnsi="Verdana"/>
        </w:rPr>
        <w:t>third party</w:t>
      </w:r>
      <w:proofErr w:type="gramEnd"/>
      <w:r w:rsidRPr="004750DB">
        <w:rPr>
          <w:rFonts w:ascii="Verdana" w:hAnsi="Verdana"/>
        </w:rPr>
        <w:t xml:space="preserve"> claims brought against any of them arising from the Client’s </w:t>
      </w:r>
      <w:r w:rsidR="00783DAB">
        <w:rPr>
          <w:rFonts w:ascii="Verdana" w:hAnsi="Verdana"/>
        </w:rPr>
        <w:t xml:space="preserve">breach of clause </w:t>
      </w:r>
      <w:r w:rsidR="00783DAB">
        <w:rPr>
          <w:rFonts w:ascii="Verdana" w:hAnsi="Verdana"/>
        </w:rPr>
        <w:fldChar w:fldCharType="begin"/>
      </w:r>
      <w:r w:rsidR="00783DAB">
        <w:rPr>
          <w:rFonts w:ascii="Verdana" w:hAnsi="Verdana"/>
        </w:rPr>
        <w:instrText xml:space="preserve"> REF _Ref9504290 \r \h </w:instrText>
      </w:r>
      <w:r w:rsidR="00783DAB">
        <w:rPr>
          <w:rFonts w:ascii="Verdana" w:hAnsi="Verdana"/>
        </w:rPr>
      </w:r>
      <w:r w:rsidR="00783DAB">
        <w:rPr>
          <w:rFonts w:ascii="Verdana" w:hAnsi="Verdana"/>
        </w:rPr>
        <w:fldChar w:fldCharType="separate"/>
      </w:r>
      <w:r w:rsidR="00783DAB">
        <w:rPr>
          <w:rFonts w:ascii="Verdana" w:hAnsi="Verdana"/>
        </w:rPr>
        <w:t>6.3</w:t>
      </w:r>
      <w:r w:rsidR="00783DAB">
        <w:rPr>
          <w:rFonts w:ascii="Verdana" w:hAnsi="Verdana"/>
        </w:rPr>
        <w:fldChar w:fldCharType="end"/>
      </w:r>
      <w:r w:rsidRPr="004750DB">
        <w:rPr>
          <w:rFonts w:ascii="Verdana" w:hAnsi="Verdana"/>
        </w:rPr>
        <w:t>.</w:t>
      </w:r>
    </w:p>
    <w:p w14:paraId="4640CBA9" w14:textId="77777777" w:rsidR="008A1F46" w:rsidRPr="00FE60E6" w:rsidRDefault="008A1F46" w:rsidP="005400C3">
      <w:pPr>
        <w:pStyle w:val="BodyText"/>
        <w:numPr>
          <w:ilvl w:val="0"/>
          <w:numId w:val="2"/>
        </w:numPr>
        <w:tabs>
          <w:tab w:val="left" w:pos="540"/>
        </w:tabs>
        <w:kinsoku w:val="0"/>
        <w:overflowPunct w:val="0"/>
        <w:spacing w:before="120" w:after="120"/>
        <w:ind w:left="357" w:hanging="357"/>
        <w:rPr>
          <w:rFonts w:ascii="Verdana" w:hAnsi="Verdana" w:cs="Arial"/>
          <w:b/>
          <w:spacing w:val="-1"/>
          <w:sz w:val="18"/>
          <w:szCs w:val="18"/>
        </w:rPr>
      </w:pPr>
      <w:r w:rsidRPr="00FE60E6">
        <w:rPr>
          <w:rFonts w:ascii="Verdana" w:hAnsi="Verdana" w:cs="Arial"/>
          <w:b/>
          <w:spacing w:val="-1"/>
          <w:sz w:val="18"/>
          <w:szCs w:val="18"/>
        </w:rPr>
        <w:t>PUBLICITY</w:t>
      </w:r>
    </w:p>
    <w:p w14:paraId="3ED1E604" w14:textId="77777777" w:rsidR="008A1F46" w:rsidRPr="00FE60E6" w:rsidRDefault="008A1F46" w:rsidP="005400C3">
      <w:pPr>
        <w:pStyle w:val="Heading2"/>
        <w:widowControl w:val="0"/>
        <w:ind w:left="567" w:hanging="567"/>
        <w:rPr>
          <w:rFonts w:ascii="Verdana" w:hAnsi="Verdana"/>
        </w:rPr>
      </w:pPr>
      <w:bookmarkStart w:id="36" w:name="_Neither_party_may"/>
      <w:bookmarkStart w:id="37" w:name="_Ref509556497"/>
      <w:bookmarkEnd w:id="36"/>
      <w:r w:rsidRPr="00FE60E6">
        <w:rPr>
          <w:rFonts w:ascii="Verdana" w:hAnsi="Verdana"/>
        </w:rPr>
        <w:t xml:space="preserve">Neither party may use the names, logos or </w:t>
      </w:r>
      <w:proofErr w:type="spellStart"/>
      <w:proofErr w:type="gramStart"/>
      <w:r w:rsidRPr="00FE60E6">
        <w:rPr>
          <w:rFonts w:ascii="Verdana" w:hAnsi="Verdana"/>
        </w:rPr>
        <w:t>trade marks</w:t>
      </w:r>
      <w:proofErr w:type="spellEnd"/>
      <w:proofErr w:type="gramEnd"/>
      <w:r w:rsidRPr="00FE60E6">
        <w:rPr>
          <w:rFonts w:ascii="Verdana" w:hAnsi="Verdana"/>
        </w:rPr>
        <w:t xml:space="preserve"> of the other party, its Affiliates or it or its Affiliates’ personnel in any publicity or marketing without the other party’s prior written consent (which</w:t>
      </w:r>
      <w:r w:rsidR="004E52E2" w:rsidRPr="00FE60E6">
        <w:rPr>
          <w:rFonts w:ascii="Verdana" w:hAnsi="Verdana"/>
        </w:rPr>
        <w:t xml:space="preserve"> </w:t>
      </w:r>
      <w:r w:rsidRPr="00FE60E6">
        <w:rPr>
          <w:rFonts w:ascii="Verdana" w:hAnsi="Verdana"/>
        </w:rPr>
        <w:t xml:space="preserve">may be </w:t>
      </w:r>
      <w:r w:rsidR="001B0896">
        <w:rPr>
          <w:rFonts w:ascii="Verdana" w:hAnsi="Verdana"/>
        </w:rPr>
        <w:t xml:space="preserve">withheld or </w:t>
      </w:r>
      <w:r w:rsidRPr="00FE60E6">
        <w:rPr>
          <w:rFonts w:ascii="Verdana" w:hAnsi="Verdana"/>
        </w:rPr>
        <w:t>withdrawn at any time</w:t>
      </w:r>
      <w:r w:rsidR="001B0896">
        <w:rPr>
          <w:rFonts w:ascii="Verdana" w:hAnsi="Verdana"/>
        </w:rPr>
        <w:t xml:space="preserve"> at that party’s sole discretion</w:t>
      </w:r>
      <w:r w:rsidRPr="00FE60E6">
        <w:rPr>
          <w:rFonts w:ascii="Verdana" w:hAnsi="Verdana"/>
        </w:rPr>
        <w:t>).</w:t>
      </w:r>
      <w:bookmarkEnd w:id="37"/>
      <w:r w:rsidRPr="00FE60E6">
        <w:rPr>
          <w:rFonts w:ascii="Verdana" w:hAnsi="Verdana"/>
        </w:rPr>
        <w:t xml:space="preserve">  </w:t>
      </w:r>
    </w:p>
    <w:p w14:paraId="1571F635" w14:textId="77777777" w:rsidR="008A1F46" w:rsidRPr="00FE60E6" w:rsidRDefault="008A1F46" w:rsidP="005400C3">
      <w:pPr>
        <w:pStyle w:val="Heading2"/>
        <w:widowControl w:val="0"/>
        <w:ind w:left="567" w:hanging="567"/>
        <w:rPr>
          <w:rFonts w:ascii="Verdana" w:hAnsi="Verdana"/>
        </w:rPr>
      </w:pPr>
      <w:r w:rsidRPr="00FE60E6">
        <w:rPr>
          <w:rFonts w:ascii="Verdana" w:hAnsi="Verdana"/>
        </w:rPr>
        <w:t xml:space="preserve">Without limiting clause </w:t>
      </w:r>
      <w:hyperlink w:anchor="_Neither_party_may" w:history="1">
        <w:r w:rsidR="005D41BE" w:rsidRPr="005D41BE">
          <w:t>12</w:t>
        </w:r>
        <w:r w:rsidR="00A141C0" w:rsidRPr="005D41BE">
          <w:t>.1</w:t>
        </w:r>
      </w:hyperlink>
      <w:r w:rsidRPr="00FE60E6">
        <w:rPr>
          <w:rFonts w:ascii="Verdana" w:hAnsi="Verdana"/>
        </w:rPr>
        <w:t xml:space="preserve">, </w:t>
      </w:r>
      <w:r w:rsidR="00CD2AAE">
        <w:rPr>
          <w:rFonts w:ascii="Verdana" w:hAnsi="Verdana"/>
        </w:rPr>
        <w:t>the Client</w:t>
      </w:r>
      <w:r w:rsidRPr="00FE60E6">
        <w:rPr>
          <w:rFonts w:ascii="Verdana" w:hAnsi="Verdana"/>
        </w:rPr>
        <w:t xml:space="preserve"> must not make any representation that the </w:t>
      </w:r>
      <w:r w:rsidR="00180A62">
        <w:rPr>
          <w:rFonts w:ascii="Verdana" w:hAnsi="Verdana"/>
        </w:rPr>
        <w:t>University</w:t>
      </w:r>
      <w:r w:rsidRPr="00FE60E6">
        <w:rPr>
          <w:rFonts w:ascii="Verdana" w:hAnsi="Verdana"/>
        </w:rPr>
        <w:t xml:space="preserve"> or its Affiliates, or any of it or its Affiliates’ personnel endorses or in any other way supports </w:t>
      </w:r>
      <w:r w:rsidR="00CD2AAE">
        <w:rPr>
          <w:rFonts w:ascii="Verdana" w:hAnsi="Verdana"/>
        </w:rPr>
        <w:t>the Client</w:t>
      </w:r>
      <w:r w:rsidRPr="00FE60E6">
        <w:rPr>
          <w:rFonts w:ascii="Verdana" w:hAnsi="Verdana"/>
        </w:rPr>
        <w:t xml:space="preserve"> or its products or services.</w:t>
      </w:r>
    </w:p>
    <w:p w14:paraId="4FFEFF0F" w14:textId="77777777" w:rsidR="008A1F46" w:rsidRPr="00FE60E6" w:rsidRDefault="00CD2AAE" w:rsidP="005400C3">
      <w:pPr>
        <w:pStyle w:val="Heading2"/>
        <w:widowControl w:val="0"/>
        <w:ind w:left="567" w:hanging="567"/>
        <w:rPr>
          <w:rFonts w:ascii="Verdana" w:hAnsi="Verdana"/>
        </w:rPr>
      </w:pPr>
      <w:r>
        <w:rPr>
          <w:rFonts w:ascii="Verdana" w:hAnsi="Verdana"/>
        </w:rPr>
        <w:t>The Client</w:t>
      </w:r>
      <w:r w:rsidR="008A1F46" w:rsidRPr="00FE60E6">
        <w:rPr>
          <w:rFonts w:ascii="Verdana" w:hAnsi="Verdana"/>
        </w:rPr>
        <w:t xml:space="preserve"> must ensure that any extract </w:t>
      </w:r>
      <w:r w:rsidR="001B0896">
        <w:rPr>
          <w:rFonts w:ascii="Verdana" w:hAnsi="Verdana"/>
        </w:rPr>
        <w:t xml:space="preserve">or summary </w:t>
      </w:r>
      <w:r w:rsidR="008A1F46" w:rsidRPr="00FE60E6">
        <w:rPr>
          <w:rFonts w:ascii="Verdana" w:hAnsi="Verdana"/>
        </w:rPr>
        <w:t xml:space="preserve">of </w:t>
      </w:r>
      <w:r w:rsidR="001B0896">
        <w:rPr>
          <w:rFonts w:ascii="Verdana" w:hAnsi="Verdana"/>
        </w:rPr>
        <w:t>any Report</w:t>
      </w:r>
      <w:r w:rsidR="008A1F46" w:rsidRPr="00FE60E6">
        <w:rPr>
          <w:rFonts w:ascii="Verdana" w:hAnsi="Verdana"/>
        </w:rPr>
        <w:t xml:space="preserve"> or other information provided by the </w:t>
      </w:r>
      <w:r w:rsidR="00180A62">
        <w:rPr>
          <w:rFonts w:ascii="Verdana" w:hAnsi="Verdana"/>
        </w:rPr>
        <w:t>University</w:t>
      </w:r>
      <w:r w:rsidR="008A1F46" w:rsidRPr="00FE60E6">
        <w:rPr>
          <w:rFonts w:ascii="Verdana" w:hAnsi="Verdana"/>
        </w:rPr>
        <w:t xml:space="preserve"> in connection with the Services is:</w:t>
      </w:r>
    </w:p>
    <w:p w14:paraId="048BB7F2" w14:textId="77777777" w:rsidR="008A1F46" w:rsidRPr="00FE60E6" w:rsidRDefault="008A1F46" w:rsidP="00BE0A70">
      <w:pPr>
        <w:pStyle w:val="Heading3"/>
        <w:widowControl w:val="0"/>
        <w:numPr>
          <w:ilvl w:val="0"/>
          <w:numId w:val="12"/>
        </w:numPr>
        <w:rPr>
          <w:rFonts w:ascii="Verdana" w:hAnsi="Verdana"/>
        </w:rPr>
      </w:pPr>
      <w:r w:rsidRPr="00FE60E6">
        <w:rPr>
          <w:rFonts w:ascii="Verdana" w:hAnsi="Verdana"/>
        </w:rPr>
        <w:t xml:space="preserve">a fair and accurate representation of the </w:t>
      </w:r>
      <w:r w:rsidR="001B0896">
        <w:rPr>
          <w:rFonts w:ascii="Verdana" w:hAnsi="Verdana"/>
        </w:rPr>
        <w:t>Report</w:t>
      </w:r>
      <w:r w:rsidR="001B0896" w:rsidRPr="00FE60E6">
        <w:rPr>
          <w:rFonts w:ascii="Verdana" w:hAnsi="Verdana"/>
        </w:rPr>
        <w:t xml:space="preserve"> </w:t>
      </w:r>
      <w:r w:rsidRPr="00FE60E6">
        <w:rPr>
          <w:rFonts w:ascii="Verdana" w:hAnsi="Verdana"/>
        </w:rPr>
        <w:t xml:space="preserve">or other information, as a </w:t>
      </w:r>
      <w:proofErr w:type="gramStart"/>
      <w:r w:rsidRPr="00FE60E6">
        <w:rPr>
          <w:rFonts w:ascii="Verdana" w:hAnsi="Verdana"/>
        </w:rPr>
        <w:t>whole;</w:t>
      </w:r>
      <w:proofErr w:type="gramEnd"/>
      <w:r w:rsidRPr="00FE60E6">
        <w:rPr>
          <w:rFonts w:ascii="Verdana" w:hAnsi="Verdana"/>
        </w:rPr>
        <w:t xml:space="preserve"> </w:t>
      </w:r>
    </w:p>
    <w:p w14:paraId="7F1C7C0D" w14:textId="77777777" w:rsidR="008A1F46" w:rsidRPr="00FE60E6" w:rsidRDefault="008A1F46" w:rsidP="00BE0A70">
      <w:pPr>
        <w:pStyle w:val="Heading3"/>
        <w:widowControl w:val="0"/>
        <w:numPr>
          <w:ilvl w:val="0"/>
          <w:numId w:val="12"/>
        </w:numPr>
        <w:rPr>
          <w:rFonts w:ascii="Verdana" w:hAnsi="Verdana"/>
        </w:rPr>
      </w:pPr>
      <w:r w:rsidRPr="00FE60E6">
        <w:rPr>
          <w:rFonts w:ascii="Verdana" w:hAnsi="Verdana"/>
        </w:rPr>
        <w:t>not likely to mislead or deceive any person; and</w:t>
      </w:r>
    </w:p>
    <w:p w14:paraId="02D00752" w14:textId="77777777" w:rsidR="008A1F46" w:rsidRPr="00FE60E6" w:rsidRDefault="008A1F46" w:rsidP="00BE0A70">
      <w:pPr>
        <w:pStyle w:val="Heading3"/>
        <w:widowControl w:val="0"/>
        <w:numPr>
          <w:ilvl w:val="0"/>
          <w:numId w:val="12"/>
        </w:numPr>
        <w:rPr>
          <w:rFonts w:ascii="Verdana" w:hAnsi="Verdana"/>
        </w:rPr>
      </w:pPr>
      <w:r w:rsidRPr="00FE60E6">
        <w:rPr>
          <w:rFonts w:ascii="Verdana" w:hAnsi="Verdana"/>
        </w:rPr>
        <w:t xml:space="preserve">stated to be an extract </w:t>
      </w:r>
      <w:r w:rsidR="001B0896">
        <w:rPr>
          <w:rFonts w:ascii="Verdana" w:hAnsi="Verdana"/>
        </w:rPr>
        <w:t xml:space="preserve">or summary </w:t>
      </w:r>
      <w:r w:rsidRPr="00FE60E6">
        <w:rPr>
          <w:rFonts w:ascii="Verdana" w:hAnsi="Verdana"/>
        </w:rPr>
        <w:t>only.</w:t>
      </w:r>
    </w:p>
    <w:p w14:paraId="01B58D5D" w14:textId="77777777" w:rsidR="0035380A" w:rsidRPr="00FE60E6" w:rsidRDefault="0035380A" w:rsidP="005400C3">
      <w:pPr>
        <w:pStyle w:val="BodyText"/>
        <w:numPr>
          <w:ilvl w:val="0"/>
          <w:numId w:val="2"/>
        </w:numPr>
        <w:tabs>
          <w:tab w:val="left" w:pos="540"/>
        </w:tabs>
        <w:kinsoku w:val="0"/>
        <w:overflowPunct w:val="0"/>
        <w:spacing w:before="120" w:after="120"/>
        <w:ind w:left="357" w:hanging="357"/>
        <w:rPr>
          <w:rFonts w:ascii="Verdana" w:hAnsi="Verdana" w:cs="Arial"/>
          <w:b/>
          <w:spacing w:val="-1"/>
          <w:sz w:val="18"/>
          <w:szCs w:val="18"/>
        </w:rPr>
      </w:pPr>
      <w:bookmarkStart w:id="38" w:name="_Ref509568122"/>
      <w:r w:rsidRPr="00FE60E6">
        <w:rPr>
          <w:rFonts w:ascii="Verdana" w:hAnsi="Verdana" w:cs="Arial"/>
          <w:b/>
          <w:spacing w:val="-1"/>
          <w:sz w:val="18"/>
          <w:szCs w:val="18"/>
        </w:rPr>
        <w:t>CONFIDENTIALITY</w:t>
      </w:r>
      <w:bookmarkEnd w:id="34"/>
      <w:bookmarkEnd w:id="35"/>
      <w:bookmarkEnd w:id="38"/>
    </w:p>
    <w:p w14:paraId="2CFCE196" w14:textId="77777777" w:rsidR="0035380A" w:rsidRPr="00FE60E6" w:rsidRDefault="0035380A" w:rsidP="005400C3">
      <w:pPr>
        <w:pStyle w:val="Heading2"/>
        <w:widowControl w:val="0"/>
        <w:ind w:left="567" w:hanging="567"/>
        <w:rPr>
          <w:rFonts w:ascii="Verdana" w:hAnsi="Verdana"/>
        </w:rPr>
      </w:pPr>
      <w:r w:rsidRPr="00FE60E6">
        <w:rPr>
          <w:rFonts w:ascii="Verdana" w:hAnsi="Verdana"/>
        </w:rPr>
        <w:t xml:space="preserve">Each party </w:t>
      </w:r>
      <w:r w:rsidR="007C48A8" w:rsidRPr="00FE60E6">
        <w:rPr>
          <w:rFonts w:ascii="Verdana" w:hAnsi="Verdana"/>
        </w:rPr>
        <w:t>must keep</w:t>
      </w:r>
      <w:r w:rsidR="00DD109E" w:rsidRPr="00FE60E6">
        <w:rPr>
          <w:rFonts w:ascii="Verdana" w:hAnsi="Verdana"/>
        </w:rPr>
        <w:t xml:space="preserve"> Confidential Information of the other party </w:t>
      </w:r>
      <w:r w:rsidR="007C48A8" w:rsidRPr="00FE60E6">
        <w:rPr>
          <w:rFonts w:ascii="Verdana" w:hAnsi="Verdana"/>
        </w:rPr>
        <w:t>secure and confidential and not</w:t>
      </w:r>
      <w:r w:rsidRPr="00FE60E6">
        <w:rPr>
          <w:rFonts w:ascii="Verdana" w:hAnsi="Verdana"/>
        </w:rPr>
        <w:t>:</w:t>
      </w:r>
    </w:p>
    <w:p w14:paraId="7C66F5D3" w14:textId="77777777" w:rsidR="00274E98" w:rsidRPr="00FE60E6" w:rsidRDefault="00274E98" w:rsidP="00BE0A70">
      <w:pPr>
        <w:pStyle w:val="Heading3"/>
        <w:widowControl w:val="0"/>
        <w:numPr>
          <w:ilvl w:val="0"/>
          <w:numId w:val="21"/>
        </w:numPr>
        <w:rPr>
          <w:rFonts w:ascii="Verdana" w:hAnsi="Verdana"/>
        </w:rPr>
      </w:pPr>
      <w:r w:rsidRPr="00FE60E6">
        <w:rPr>
          <w:rFonts w:ascii="Verdana" w:hAnsi="Verdana"/>
        </w:rPr>
        <w:t xml:space="preserve">use that Confidential Information for any purpose other than as required to perform its obligations under this </w:t>
      </w:r>
      <w:r w:rsidR="00952D6B" w:rsidRPr="00A62CD6">
        <w:rPr>
          <w:rFonts w:ascii="Verdana" w:hAnsi="Verdana"/>
        </w:rPr>
        <w:t>Agreement</w:t>
      </w:r>
      <w:r w:rsidRPr="00FE60E6">
        <w:rPr>
          <w:rFonts w:ascii="Verdana" w:hAnsi="Verdana"/>
        </w:rPr>
        <w:t>; or</w:t>
      </w:r>
    </w:p>
    <w:p w14:paraId="14F19D03" w14:textId="77777777" w:rsidR="009120C7" w:rsidRPr="00FE60E6" w:rsidRDefault="00274E98" w:rsidP="00BE0A70">
      <w:pPr>
        <w:pStyle w:val="Heading3"/>
        <w:widowControl w:val="0"/>
        <w:numPr>
          <w:ilvl w:val="0"/>
          <w:numId w:val="15"/>
        </w:numPr>
        <w:rPr>
          <w:rFonts w:ascii="Verdana" w:hAnsi="Verdana"/>
        </w:rPr>
      </w:pPr>
      <w:r w:rsidRPr="00FE60E6">
        <w:rPr>
          <w:rFonts w:ascii="Verdana" w:hAnsi="Verdana"/>
        </w:rPr>
        <w:t>disclose that Confidential Information to any person other than</w:t>
      </w:r>
      <w:r w:rsidR="009120C7" w:rsidRPr="00FE60E6">
        <w:rPr>
          <w:rFonts w:ascii="Verdana" w:hAnsi="Verdana"/>
        </w:rPr>
        <w:t>:</w:t>
      </w:r>
      <w:r w:rsidR="003F5FE9" w:rsidRPr="00FE60E6">
        <w:rPr>
          <w:rFonts w:ascii="Verdana" w:hAnsi="Verdana"/>
        </w:rPr>
        <w:t xml:space="preserve"> </w:t>
      </w:r>
    </w:p>
    <w:p w14:paraId="14212B39" w14:textId="77777777" w:rsidR="009120C7" w:rsidRPr="00FE60E6" w:rsidRDefault="009120C7" w:rsidP="00BE0A70">
      <w:pPr>
        <w:pStyle w:val="Heading3"/>
        <w:widowControl w:val="0"/>
        <w:numPr>
          <w:ilvl w:val="1"/>
          <w:numId w:val="15"/>
        </w:numPr>
        <w:ind w:left="1276"/>
        <w:rPr>
          <w:rFonts w:ascii="Verdana" w:hAnsi="Verdana"/>
        </w:rPr>
      </w:pPr>
      <w:r w:rsidRPr="00FE60E6">
        <w:rPr>
          <w:rFonts w:ascii="Verdana" w:hAnsi="Verdana"/>
        </w:rPr>
        <w:t xml:space="preserve">as permitted under this </w:t>
      </w:r>
      <w:proofErr w:type="gramStart"/>
      <w:r w:rsidR="00952D6B" w:rsidRPr="00A62CD6">
        <w:rPr>
          <w:rFonts w:ascii="Verdana" w:hAnsi="Verdana"/>
        </w:rPr>
        <w:t>Agreement</w:t>
      </w:r>
      <w:r w:rsidRPr="00FE60E6">
        <w:rPr>
          <w:rFonts w:ascii="Verdana" w:hAnsi="Verdana"/>
        </w:rPr>
        <w:t>;</w:t>
      </w:r>
      <w:proofErr w:type="gramEnd"/>
    </w:p>
    <w:p w14:paraId="5783E6D9" w14:textId="77777777" w:rsidR="009120C7" w:rsidRPr="00FE60E6" w:rsidRDefault="009120C7" w:rsidP="00BE0A70">
      <w:pPr>
        <w:pStyle w:val="Heading3"/>
        <w:widowControl w:val="0"/>
        <w:numPr>
          <w:ilvl w:val="1"/>
          <w:numId w:val="15"/>
        </w:numPr>
        <w:ind w:left="1276"/>
        <w:rPr>
          <w:rFonts w:ascii="Verdana" w:hAnsi="Verdana"/>
        </w:rPr>
      </w:pPr>
      <w:r w:rsidRPr="00FE60E6">
        <w:rPr>
          <w:rFonts w:ascii="Verdana" w:hAnsi="Verdana"/>
        </w:rPr>
        <w:t>with the prior written consent of the other party; or</w:t>
      </w:r>
    </w:p>
    <w:p w14:paraId="7A3BF50F" w14:textId="77777777" w:rsidR="00274E98" w:rsidRPr="00FE60E6" w:rsidRDefault="009120C7" w:rsidP="00BE0A70">
      <w:pPr>
        <w:pStyle w:val="Heading3"/>
        <w:widowControl w:val="0"/>
        <w:numPr>
          <w:ilvl w:val="1"/>
          <w:numId w:val="15"/>
        </w:numPr>
        <w:ind w:left="1276"/>
        <w:rPr>
          <w:rFonts w:ascii="Verdana" w:hAnsi="Verdana"/>
        </w:rPr>
      </w:pPr>
      <w:r w:rsidRPr="00FE60E6">
        <w:rPr>
          <w:rFonts w:ascii="Verdana" w:hAnsi="Verdana"/>
        </w:rPr>
        <w:t xml:space="preserve">to </w:t>
      </w:r>
      <w:r w:rsidR="003F5FE9" w:rsidRPr="00FE60E6">
        <w:rPr>
          <w:rFonts w:ascii="Verdana" w:hAnsi="Verdana"/>
        </w:rPr>
        <w:t xml:space="preserve">its </w:t>
      </w:r>
      <w:r w:rsidR="005562B9" w:rsidRPr="00FE60E6">
        <w:rPr>
          <w:rFonts w:ascii="Verdana" w:hAnsi="Verdana"/>
        </w:rPr>
        <w:t xml:space="preserve">Affiliates and </w:t>
      </w:r>
      <w:r w:rsidR="000F1B95" w:rsidRPr="00FE60E6">
        <w:rPr>
          <w:rFonts w:ascii="Verdana" w:hAnsi="Verdana"/>
        </w:rPr>
        <w:t xml:space="preserve">personnel </w:t>
      </w:r>
      <w:r w:rsidR="003F5FE9" w:rsidRPr="00FE60E6">
        <w:rPr>
          <w:rFonts w:ascii="Verdana" w:hAnsi="Verdana"/>
        </w:rPr>
        <w:t xml:space="preserve">who have a need-to-know for the purpose of giving effect to this </w:t>
      </w:r>
      <w:r w:rsidR="00952D6B" w:rsidRPr="00A62CD6">
        <w:rPr>
          <w:rFonts w:ascii="Verdana" w:hAnsi="Verdana"/>
        </w:rPr>
        <w:t>Agreement</w:t>
      </w:r>
      <w:r w:rsidRPr="00FE60E6">
        <w:rPr>
          <w:rFonts w:ascii="Verdana" w:hAnsi="Verdana"/>
        </w:rPr>
        <w:t>,</w:t>
      </w:r>
      <w:r w:rsidR="003F5FE9" w:rsidRPr="00FE60E6">
        <w:rPr>
          <w:rFonts w:ascii="Verdana" w:hAnsi="Verdana"/>
        </w:rPr>
        <w:t xml:space="preserve"> or </w:t>
      </w:r>
      <w:r w:rsidRPr="00FE60E6">
        <w:rPr>
          <w:rFonts w:ascii="Verdana" w:hAnsi="Verdana"/>
        </w:rPr>
        <w:t xml:space="preserve">to </w:t>
      </w:r>
      <w:r w:rsidR="003F5FE9" w:rsidRPr="00FE60E6">
        <w:rPr>
          <w:rFonts w:ascii="Verdana" w:hAnsi="Verdana"/>
        </w:rPr>
        <w:t xml:space="preserve">its professional advisors, </w:t>
      </w:r>
      <w:r w:rsidR="00AF22B4" w:rsidRPr="00FE60E6">
        <w:rPr>
          <w:rFonts w:ascii="Verdana" w:hAnsi="Verdana"/>
        </w:rPr>
        <w:t xml:space="preserve">provided </w:t>
      </w:r>
      <w:r w:rsidR="003F5FE9" w:rsidRPr="00FE60E6">
        <w:rPr>
          <w:rFonts w:ascii="Verdana" w:hAnsi="Verdana"/>
        </w:rPr>
        <w:t xml:space="preserve">that the </w:t>
      </w:r>
      <w:r w:rsidR="005562B9" w:rsidRPr="00FE60E6">
        <w:rPr>
          <w:rFonts w:ascii="Verdana" w:hAnsi="Verdana"/>
        </w:rPr>
        <w:t>recipient</w:t>
      </w:r>
      <w:r w:rsidR="003F5FE9" w:rsidRPr="00FE60E6">
        <w:rPr>
          <w:rFonts w:ascii="Verdana" w:hAnsi="Verdana"/>
        </w:rPr>
        <w:t xml:space="preserve"> is subject to obligations of </w:t>
      </w:r>
      <w:r w:rsidR="003F5FE9" w:rsidRPr="00FE60E6">
        <w:rPr>
          <w:rFonts w:ascii="Verdana" w:hAnsi="Verdana"/>
        </w:rPr>
        <w:lastRenderedPageBreak/>
        <w:t>confidentiality equ</w:t>
      </w:r>
      <w:r w:rsidR="002657CA" w:rsidRPr="00FE60E6">
        <w:rPr>
          <w:rFonts w:ascii="Verdana" w:hAnsi="Verdana"/>
        </w:rPr>
        <w:t>ivalent to those in this clause</w:t>
      </w:r>
      <w:r w:rsidR="00222F82" w:rsidRPr="00FE60E6">
        <w:rPr>
          <w:rFonts w:ascii="Verdana" w:hAnsi="Verdana"/>
        </w:rPr>
        <w:t xml:space="preserve"> </w:t>
      </w:r>
      <w:r w:rsidR="00222F82" w:rsidRPr="00FE60E6">
        <w:rPr>
          <w:rFonts w:ascii="Verdana" w:hAnsi="Verdana"/>
        </w:rPr>
        <w:fldChar w:fldCharType="begin"/>
      </w:r>
      <w:r w:rsidR="00222F82" w:rsidRPr="00FE60E6">
        <w:rPr>
          <w:rFonts w:ascii="Verdana" w:hAnsi="Verdana"/>
        </w:rPr>
        <w:instrText xml:space="preserve"> REF _Ref509568122 \r \h </w:instrText>
      </w:r>
      <w:r w:rsidR="00615051" w:rsidRPr="00FE60E6">
        <w:rPr>
          <w:rFonts w:ascii="Verdana" w:hAnsi="Verdana"/>
        </w:rPr>
        <w:instrText xml:space="preserve"> \* MERGEFORMAT </w:instrText>
      </w:r>
      <w:r w:rsidR="00222F82" w:rsidRPr="00FE60E6">
        <w:rPr>
          <w:rFonts w:ascii="Verdana" w:hAnsi="Verdana"/>
        </w:rPr>
      </w:r>
      <w:r w:rsidR="00222F82" w:rsidRPr="00FE60E6">
        <w:rPr>
          <w:rFonts w:ascii="Verdana" w:hAnsi="Verdana"/>
        </w:rPr>
        <w:fldChar w:fldCharType="separate"/>
      </w:r>
      <w:r w:rsidR="00CC5C46">
        <w:rPr>
          <w:rFonts w:ascii="Verdana" w:hAnsi="Verdana"/>
        </w:rPr>
        <w:t>13</w:t>
      </w:r>
      <w:r w:rsidR="00222F82" w:rsidRPr="00FE60E6">
        <w:rPr>
          <w:rFonts w:ascii="Verdana" w:hAnsi="Verdana"/>
        </w:rPr>
        <w:fldChar w:fldCharType="end"/>
      </w:r>
      <w:r w:rsidR="00D01B9A" w:rsidRPr="00FE60E6">
        <w:rPr>
          <w:rFonts w:ascii="Verdana" w:hAnsi="Verdana"/>
        </w:rPr>
        <w:t xml:space="preserve"> and the disclosing party remains liable for any breach of this </w:t>
      </w:r>
      <w:r w:rsidR="00952D6B" w:rsidRPr="00A62CD6">
        <w:rPr>
          <w:rFonts w:ascii="Verdana" w:hAnsi="Verdana"/>
        </w:rPr>
        <w:t>Agreement</w:t>
      </w:r>
      <w:r w:rsidR="00D01B9A" w:rsidRPr="00FE60E6">
        <w:rPr>
          <w:rFonts w:ascii="Verdana" w:hAnsi="Verdana"/>
        </w:rPr>
        <w:t xml:space="preserve"> by such persons.</w:t>
      </w:r>
    </w:p>
    <w:p w14:paraId="693545AB" w14:textId="77777777" w:rsidR="00C61CAF" w:rsidRPr="00FE60E6" w:rsidRDefault="00274E98" w:rsidP="005400C3">
      <w:pPr>
        <w:pStyle w:val="Heading2"/>
        <w:widowControl w:val="0"/>
        <w:ind w:left="567" w:hanging="567"/>
        <w:rPr>
          <w:rFonts w:ascii="Verdana" w:hAnsi="Verdana"/>
        </w:rPr>
      </w:pPr>
      <w:r w:rsidRPr="00FE60E6">
        <w:rPr>
          <w:rFonts w:ascii="Verdana" w:hAnsi="Verdana"/>
        </w:rPr>
        <w:t xml:space="preserve">The obligations of confidentiality do not apply to any </w:t>
      </w:r>
      <w:r w:rsidR="000F1B95" w:rsidRPr="00FE60E6">
        <w:rPr>
          <w:rFonts w:ascii="Verdana" w:hAnsi="Verdana"/>
        </w:rPr>
        <w:t>i</w:t>
      </w:r>
      <w:r w:rsidR="009120C7" w:rsidRPr="00FE60E6">
        <w:rPr>
          <w:rFonts w:ascii="Verdana" w:hAnsi="Verdana"/>
        </w:rPr>
        <w:t>nformation</w:t>
      </w:r>
      <w:r w:rsidRPr="00FE60E6">
        <w:rPr>
          <w:rFonts w:ascii="Verdana" w:hAnsi="Verdana"/>
        </w:rPr>
        <w:t xml:space="preserve"> </w:t>
      </w:r>
      <w:r w:rsidR="00AF22B4" w:rsidRPr="00FE60E6">
        <w:rPr>
          <w:rFonts w:ascii="Verdana" w:hAnsi="Verdana"/>
        </w:rPr>
        <w:t>to the extent that it</w:t>
      </w:r>
      <w:r w:rsidR="00C61CAF" w:rsidRPr="00FE60E6">
        <w:rPr>
          <w:rFonts w:ascii="Verdana" w:hAnsi="Verdana"/>
        </w:rPr>
        <w:t>:</w:t>
      </w:r>
      <w:r w:rsidR="00AF22B4" w:rsidRPr="00FE60E6">
        <w:rPr>
          <w:rFonts w:ascii="Verdana" w:hAnsi="Verdana"/>
        </w:rPr>
        <w:t xml:space="preserve"> </w:t>
      </w:r>
    </w:p>
    <w:p w14:paraId="3BBEAFD3" w14:textId="77777777" w:rsidR="00C61CAF" w:rsidRPr="00FE60E6" w:rsidRDefault="00AF22B4" w:rsidP="00BE0A70">
      <w:pPr>
        <w:pStyle w:val="Heading3"/>
        <w:widowControl w:val="0"/>
        <w:numPr>
          <w:ilvl w:val="0"/>
          <w:numId w:val="18"/>
        </w:numPr>
        <w:rPr>
          <w:rFonts w:ascii="Verdana" w:hAnsi="Verdana"/>
        </w:rPr>
      </w:pPr>
      <w:r w:rsidRPr="00FE60E6">
        <w:rPr>
          <w:rFonts w:ascii="Verdana" w:hAnsi="Verdana"/>
        </w:rPr>
        <w:t>is</w:t>
      </w:r>
      <w:r w:rsidR="009120C7" w:rsidRPr="00FE60E6">
        <w:rPr>
          <w:rFonts w:ascii="Verdana" w:hAnsi="Verdana"/>
        </w:rPr>
        <w:t xml:space="preserve"> required to be disclosed by law (including under the rules of any recognised stock exchange)</w:t>
      </w:r>
      <w:r w:rsidR="00C61CAF" w:rsidRPr="00FE60E6">
        <w:rPr>
          <w:rFonts w:ascii="Verdana" w:hAnsi="Verdana"/>
        </w:rPr>
        <w:t>; or</w:t>
      </w:r>
    </w:p>
    <w:p w14:paraId="1D6C116A" w14:textId="77777777" w:rsidR="00274E98" w:rsidRPr="00FE60E6" w:rsidRDefault="00C61CAF" w:rsidP="00BE0A70">
      <w:pPr>
        <w:pStyle w:val="Heading3"/>
        <w:widowControl w:val="0"/>
        <w:numPr>
          <w:ilvl w:val="0"/>
          <w:numId w:val="18"/>
        </w:numPr>
        <w:rPr>
          <w:rFonts w:ascii="Verdana" w:hAnsi="Verdana"/>
        </w:rPr>
      </w:pPr>
      <w:r w:rsidRPr="00FE60E6">
        <w:rPr>
          <w:rFonts w:ascii="Verdana" w:hAnsi="Verdana"/>
        </w:rPr>
        <w:t xml:space="preserve">relates exclusively to that party.  On </w:t>
      </w:r>
      <w:r w:rsidR="003B41D9" w:rsidRPr="003B41D9">
        <w:rPr>
          <w:rFonts w:ascii="Verdana" w:hAnsi="Verdana"/>
        </w:rPr>
        <w:t xml:space="preserve">the </w:t>
      </w:r>
      <w:r w:rsidR="00180A62">
        <w:rPr>
          <w:rFonts w:ascii="Verdana" w:hAnsi="Verdana"/>
        </w:rPr>
        <w:t>University</w:t>
      </w:r>
      <w:r w:rsidR="003B41D9" w:rsidRPr="003B41D9">
        <w:rPr>
          <w:rFonts w:ascii="Verdana" w:hAnsi="Verdana"/>
        </w:rPr>
        <w:t xml:space="preserve">’s </w:t>
      </w:r>
      <w:r w:rsidRPr="00FE60E6">
        <w:rPr>
          <w:rFonts w:ascii="Verdana" w:hAnsi="Verdana"/>
        </w:rPr>
        <w:t xml:space="preserve">receipt of payment in full for the Services, the Results shall be deemed to relate exclusively to </w:t>
      </w:r>
      <w:r w:rsidR="00CD2AAE">
        <w:rPr>
          <w:rFonts w:ascii="Verdana" w:hAnsi="Verdana"/>
        </w:rPr>
        <w:t>the Client</w:t>
      </w:r>
      <w:r w:rsidR="009120C7" w:rsidRPr="00FE60E6">
        <w:rPr>
          <w:rFonts w:ascii="Verdana" w:hAnsi="Verdana"/>
        </w:rPr>
        <w:t>.</w:t>
      </w:r>
    </w:p>
    <w:p w14:paraId="55E4C83A" w14:textId="77777777" w:rsidR="005564E6" w:rsidRPr="00FE60E6" w:rsidRDefault="005564E6" w:rsidP="005400C3">
      <w:pPr>
        <w:pStyle w:val="BodyText"/>
        <w:numPr>
          <w:ilvl w:val="0"/>
          <w:numId w:val="2"/>
        </w:numPr>
        <w:tabs>
          <w:tab w:val="left" w:pos="540"/>
        </w:tabs>
        <w:kinsoku w:val="0"/>
        <w:overflowPunct w:val="0"/>
        <w:spacing w:before="120" w:after="120"/>
        <w:ind w:left="357" w:hanging="357"/>
        <w:rPr>
          <w:rFonts w:ascii="Verdana" w:hAnsi="Verdana" w:cs="Arial"/>
          <w:b/>
          <w:bCs/>
          <w:sz w:val="18"/>
          <w:szCs w:val="18"/>
        </w:rPr>
      </w:pPr>
      <w:bookmarkStart w:id="39" w:name="_Ref523149657"/>
      <w:bookmarkStart w:id="40" w:name="_Ref531626930"/>
      <w:bookmarkStart w:id="41" w:name="_Ref489019693"/>
      <w:r w:rsidRPr="00FE60E6">
        <w:rPr>
          <w:rFonts w:ascii="Verdana" w:hAnsi="Verdana" w:cs="Arial"/>
          <w:b/>
          <w:bCs/>
          <w:sz w:val="18"/>
          <w:szCs w:val="18"/>
        </w:rPr>
        <w:t>PUBLICATIONS</w:t>
      </w:r>
      <w:bookmarkEnd w:id="39"/>
      <w:bookmarkEnd w:id="40"/>
    </w:p>
    <w:p w14:paraId="44E2462A" w14:textId="77777777" w:rsidR="005564E6" w:rsidRPr="00FE60E6" w:rsidRDefault="00DC4C3D" w:rsidP="00D34212">
      <w:pPr>
        <w:pStyle w:val="Heading2"/>
        <w:widowControl w:val="0"/>
        <w:ind w:left="567" w:hanging="567"/>
        <w:rPr>
          <w:rFonts w:ascii="Verdana" w:hAnsi="Verdana"/>
          <w:b/>
        </w:rPr>
      </w:pPr>
      <w:r w:rsidRPr="00FE60E6">
        <w:rPr>
          <w:rFonts w:ascii="Verdana" w:hAnsi="Verdana"/>
        </w:rPr>
        <w:t>Subject to clause</w:t>
      </w:r>
      <w:r w:rsidR="00A55B8D">
        <w:rPr>
          <w:rFonts w:ascii="Verdana" w:hAnsi="Verdana"/>
        </w:rPr>
        <w:t xml:space="preserve"> </w:t>
      </w:r>
      <w:hyperlink w:anchor="_The_University_must" w:history="1">
        <w:r w:rsidR="005D41BE" w:rsidRPr="00E23AD9">
          <w:t>14.2</w:t>
        </w:r>
      </w:hyperlink>
      <w:ins w:id="42" w:author="Sandra King" w:date="2019-05-23T11:55:00Z">
        <w:r w:rsidR="001B0896">
          <w:t>,</w:t>
        </w:r>
      </w:ins>
      <w:r w:rsidR="005D41BE">
        <w:rPr>
          <w:rFonts w:ascii="Verdana" w:hAnsi="Verdana"/>
        </w:rPr>
        <w:t xml:space="preserve"> </w:t>
      </w:r>
      <w:r w:rsidR="005564E6" w:rsidRPr="00FE60E6">
        <w:rPr>
          <w:rFonts w:ascii="Verdana" w:hAnsi="Verdana"/>
        </w:rPr>
        <w:t xml:space="preserve">the </w:t>
      </w:r>
      <w:r w:rsidR="00641BF2">
        <w:rPr>
          <w:rFonts w:ascii="Verdana" w:hAnsi="Verdana"/>
        </w:rPr>
        <w:t>Key Personnel</w:t>
      </w:r>
      <w:r w:rsidR="00A840A3" w:rsidRPr="00FE60E6">
        <w:rPr>
          <w:rFonts w:ascii="Verdana" w:hAnsi="Verdana"/>
        </w:rPr>
        <w:t xml:space="preserve"> </w:t>
      </w:r>
      <w:r w:rsidR="00CC73D2" w:rsidRPr="00FE60E6">
        <w:rPr>
          <w:rFonts w:ascii="Verdana" w:hAnsi="Verdana"/>
        </w:rPr>
        <w:t>may</w:t>
      </w:r>
      <w:r w:rsidR="005564E6" w:rsidRPr="00FE60E6">
        <w:rPr>
          <w:rFonts w:ascii="Verdana" w:hAnsi="Verdana"/>
        </w:rPr>
        <w:t xml:space="preserve"> include the Results in any academic publication or presentation (</w:t>
      </w:r>
      <w:r w:rsidR="005564E6" w:rsidRPr="00FE60E6">
        <w:rPr>
          <w:rFonts w:ascii="Verdana" w:hAnsi="Verdana"/>
          <w:b/>
        </w:rPr>
        <w:t>Publication</w:t>
      </w:r>
      <w:r w:rsidR="005564E6" w:rsidRPr="00FE60E6">
        <w:rPr>
          <w:rFonts w:ascii="Verdana" w:hAnsi="Verdana"/>
        </w:rPr>
        <w:t>).</w:t>
      </w:r>
    </w:p>
    <w:p w14:paraId="37AAA515" w14:textId="77777777" w:rsidR="005564E6" w:rsidRPr="00FE60E6" w:rsidRDefault="00CC73D2" w:rsidP="00D34212">
      <w:pPr>
        <w:pStyle w:val="Heading2"/>
        <w:widowControl w:val="0"/>
        <w:ind w:left="567" w:hanging="567"/>
        <w:rPr>
          <w:rFonts w:ascii="Verdana" w:hAnsi="Verdana"/>
          <w:b/>
        </w:rPr>
      </w:pPr>
      <w:bookmarkStart w:id="43" w:name="_The_University_must"/>
      <w:bookmarkStart w:id="44" w:name="_Ref503787043"/>
      <w:bookmarkEnd w:id="43"/>
      <w:r w:rsidRPr="00FE60E6">
        <w:rPr>
          <w:rFonts w:ascii="Verdana" w:hAnsi="Verdana"/>
        </w:rPr>
        <w:t xml:space="preserve">The </w:t>
      </w:r>
      <w:r w:rsidR="00180A62">
        <w:rPr>
          <w:rFonts w:ascii="Verdana" w:hAnsi="Verdana"/>
        </w:rPr>
        <w:t>University</w:t>
      </w:r>
      <w:r w:rsidRPr="00FE60E6">
        <w:rPr>
          <w:rFonts w:ascii="Verdana" w:hAnsi="Verdana"/>
        </w:rPr>
        <w:t xml:space="preserve"> </w:t>
      </w:r>
      <w:r w:rsidR="005564E6" w:rsidRPr="00FE60E6">
        <w:rPr>
          <w:rFonts w:ascii="Verdana" w:hAnsi="Verdana"/>
        </w:rPr>
        <w:t xml:space="preserve">must submit any proposed Publication to </w:t>
      </w:r>
      <w:r w:rsidR="00CD2AAE">
        <w:rPr>
          <w:rFonts w:ascii="Verdana" w:hAnsi="Verdana"/>
        </w:rPr>
        <w:t>the Client</w:t>
      </w:r>
      <w:r w:rsidR="005564E6" w:rsidRPr="00FE60E6">
        <w:rPr>
          <w:rFonts w:ascii="Verdana" w:hAnsi="Verdana"/>
        </w:rPr>
        <w:t xml:space="preserve"> for review at least 30 days before the intended date for submission for publication.  </w:t>
      </w:r>
      <w:r w:rsidRPr="00FE60E6">
        <w:rPr>
          <w:rFonts w:ascii="Verdana" w:hAnsi="Verdana"/>
        </w:rPr>
        <w:t xml:space="preserve">The </w:t>
      </w:r>
      <w:r w:rsidR="00180A62">
        <w:rPr>
          <w:rFonts w:ascii="Verdana" w:hAnsi="Verdana"/>
        </w:rPr>
        <w:t>University</w:t>
      </w:r>
      <w:r w:rsidRPr="00FE60E6">
        <w:rPr>
          <w:rFonts w:ascii="Verdana" w:hAnsi="Verdana"/>
        </w:rPr>
        <w:t xml:space="preserve"> </w:t>
      </w:r>
      <w:r w:rsidR="005564E6" w:rsidRPr="00FE60E6">
        <w:rPr>
          <w:rFonts w:ascii="Verdana" w:hAnsi="Verdana"/>
        </w:rPr>
        <w:t xml:space="preserve">will, if notified by </w:t>
      </w:r>
      <w:r w:rsidR="00CD2AAE">
        <w:rPr>
          <w:rFonts w:ascii="Verdana" w:hAnsi="Verdana"/>
        </w:rPr>
        <w:t>the Client</w:t>
      </w:r>
      <w:r w:rsidR="005564E6" w:rsidRPr="00FE60E6">
        <w:rPr>
          <w:rFonts w:ascii="Verdana" w:hAnsi="Verdana"/>
        </w:rPr>
        <w:t xml:space="preserve"> within 20 days of submission of the proposed Publication to </w:t>
      </w:r>
      <w:r w:rsidR="00CD2AAE">
        <w:rPr>
          <w:rFonts w:ascii="Verdana" w:hAnsi="Verdana"/>
        </w:rPr>
        <w:t>the Client</w:t>
      </w:r>
      <w:r w:rsidR="005564E6" w:rsidRPr="00FE60E6">
        <w:rPr>
          <w:rFonts w:ascii="Verdana" w:hAnsi="Verdana"/>
        </w:rPr>
        <w:t>:</w:t>
      </w:r>
      <w:bookmarkEnd w:id="44"/>
    </w:p>
    <w:p w14:paraId="288BD8B8" w14:textId="77777777" w:rsidR="005564E6" w:rsidRPr="00FE60E6" w:rsidRDefault="005564E6" w:rsidP="00BE0A70">
      <w:pPr>
        <w:pStyle w:val="Heading3"/>
        <w:widowControl w:val="0"/>
        <w:numPr>
          <w:ilvl w:val="0"/>
          <w:numId w:val="13"/>
        </w:numPr>
        <w:rPr>
          <w:rFonts w:ascii="Verdana" w:hAnsi="Verdana"/>
          <w:b/>
        </w:rPr>
      </w:pPr>
      <w:r w:rsidRPr="00FE60E6">
        <w:rPr>
          <w:rFonts w:ascii="Verdana" w:hAnsi="Verdana"/>
        </w:rPr>
        <w:t xml:space="preserve">delay publication (and any other disclosure) for up to 60 days from receipt of </w:t>
      </w:r>
      <w:r w:rsidR="00354027">
        <w:rPr>
          <w:rFonts w:ascii="Verdana" w:hAnsi="Verdana"/>
        </w:rPr>
        <w:t>the Client’s</w:t>
      </w:r>
      <w:r w:rsidRPr="00FE60E6">
        <w:rPr>
          <w:rFonts w:ascii="Verdana" w:hAnsi="Verdana"/>
        </w:rPr>
        <w:t xml:space="preserve"> notice to enable the filing of patent application(s) to protect any patentable subject matter in which </w:t>
      </w:r>
      <w:r w:rsidR="00CD2AAE">
        <w:rPr>
          <w:rFonts w:ascii="Verdana" w:hAnsi="Verdana"/>
        </w:rPr>
        <w:t>the Client</w:t>
      </w:r>
      <w:r w:rsidRPr="00FE60E6">
        <w:rPr>
          <w:rFonts w:ascii="Verdana" w:hAnsi="Verdana"/>
        </w:rPr>
        <w:t xml:space="preserve"> has an interest</w:t>
      </w:r>
      <w:r w:rsidR="00A00AF8" w:rsidRPr="00FE60E6">
        <w:rPr>
          <w:rFonts w:ascii="Verdana" w:hAnsi="Verdana"/>
        </w:rPr>
        <w:t xml:space="preserve">; </w:t>
      </w:r>
      <w:del w:id="45" w:author="Sandra King" w:date="2019-05-23T11:55:00Z">
        <w:r w:rsidR="00A00AF8" w:rsidRPr="00FE60E6" w:rsidDel="001B0896">
          <w:rPr>
            <w:rFonts w:ascii="Verdana" w:hAnsi="Verdana"/>
          </w:rPr>
          <w:delText xml:space="preserve"> </w:delText>
        </w:r>
      </w:del>
      <w:r w:rsidR="00A00AF8" w:rsidRPr="00FE60E6">
        <w:rPr>
          <w:rFonts w:ascii="Verdana" w:hAnsi="Verdana"/>
        </w:rPr>
        <w:t>and/or</w:t>
      </w:r>
    </w:p>
    <w:p w14:paraId="1805C644" w14:textId="77777777" w:rsidR="00A00AF8" w:rsidRPr="002F3266" w:rsidRDefault="00A00AF8" w:rsidP="00BE0A70">
      <w:pPr>
        <w:pStyle w:val="Heading3"/>
        <w:widowControl w:val="0"/>
        <w:numPr>
          <w:ilvl w:val="0"/>
          <w:numId w:val="13"/>
        </w:numPr>
        <w:rPr>
          <w:rFonts w:ascii="Verdana" w:hAnsi="Verdana"/>
          <w:b/>
        </w:rPr>
      </w:pPr>
      <w:bookmarkStart w:id="46" w:name="_Ref503787031"/>
      <w:r w:rsidRPr="00FE60E6">
        <w:rPr>
          <w:rFonts w:ascii="Verdana" w:hAnsi="Verdana"/>
        </w:rPr>
        <w:t xml:space="preserve">remove any other commercially sensitive Confidential Information of </w:t>
      </w:r>
      <w:r w:rsidR="00CD2AAE">
        <w:rPr>
          <w:rFonts w:ascii="Verdana" w:hAnsi="Verdana"/>
        </w:rPr>
        <w:t>the Client</w:t>
      </w:r>
      <w:r w:rsidRPr="00FE60E6">
        <w:rPr>
          <w:rFonts w:ascii="Verdana" w:hAnsi="Verdana"/>
        </w:rPr>
        <w:t xml:space="preserve"> from the Publication.</w:t>
      </w:r>
      <w:bookmarkEnd w:id="46"/>
    </w:p>
    <w:p w14:paraId="3093D3C1" w14:textId="77777777" w:rsidR="002F3266" w:rsidRPr="002F3266" w:rsidRDefault="002F3266" w:rsidP="002F3266">
      <w:pPr>
        <w:pStyle w:val="Heading2"/>
        <w:widowControl w:val="0"/>
        <w:ind w:left="567" w:hanging="567"/>
        <w:rPr>
          <w:rFonts w:ascii="Verdana" w:hAnsi="Verdana"/>
        </w:rPr>
      </w:pPr>
      <w:r w:rsidRPr="002F3266">
        <w:rPr>
          <w:rFonts w:ascii="Verdana" w:hAnsi="Verdana"/>
        </w:rPr>
        <w:t xml:space="preserve">The Client acknowledges that part or </w:t>
      </w:r>
      <w:proofErr w:type="gramStart"/>
      <w:r w:rsidRPr="002F3266">
        <w:rPr>
          <w:rFonts w:ascii="Verdana" w:hAnsi="Verdana"/>
        </w:rPr>
        <w:t>all of</w:t>
      </w:r>
      <w:proofErr w:type="gramEnd"/>
      <w:r w:rsidRPr="002F3266">
        <w:rPr>
          <w:rFonts w:ascii="Verdana" w:hAnsi="Verdana"/>
        </w:rPr>
        <w:t xml:space="preserve"> the Services </w:t>
      </w:r>
      <w:r w:rsidR="001B0896">
        <w:rPr>
          <w:rFonts w:ascii="Verdana" w:hAnsi="Verdana"/>
        </w:rPr>
        <w:t>may be</w:t>
      </w:r>
      <w:r w:rsidR="001B0896" w:rsidRPr="002F3266">
        <w:rPr>
          <w:rFonts w:ascii="Verdana" w:hAnsi="Verdana"/>
        </w:rPr>
        <w:t xml:space="preserve"> </w:t>
      </w:r>
      <w:r w:rsidRPr="002F3266">
        <w:rPr>
          <w:rFonts w:ascii="Verdana" w:hAnsi="Verdana"/>
        </w:rPr>
        <w:t>being carried out by student</w:t>
      </w:r>
      <w:r w:rsidR="001B0896">
        <w:rPr>
          <w:rFonts w:ascii="Verdana" w:hAnsi="Verdana"/>
        </w:rPr>
        <w:t>(</w:t>
      </w:r>
      <w:r w:rsidRPr="002F3266">
        <w:rPr>
          <w:rFonts w:ascii="Verdana" w:hAnsi="Verdana"/>
        </w:rPr>
        <w:t>s</w:t>
      </w:r>
      <w:r w:rsidR="001B0896">
        <w:rPr>
          <w:rFonts w:ascii="Verdana" w:hAnsi="Verdana"/>
        </w:rPr>
        <w:t>)</w:t>
      </w:r>
      <w:r w:rsidRPr="002F3266">
        <w:rPr>
          <w:rFonts w:ascii="Verdana" w:hAnsi="Verdana"/>
        </w:rPr>
        <w:t xml:space="preserve"> as part of the requirements to fulfil an academic course of study at the University. </w:t>
      </w:r>
      <w:r w:rsidR="001B0896">
        <w:rPr>
          <w:rFonts w:ascii="Verdana" w:hAnsi="Verdana"/>
        </w:rPr>
        <w:t xml:space="preserve"> </w:t>
      </w:r>
      <w:r w:rsidRPr="002F3266">
        <w:rPr>
          <w:rFonts w:ascii="Verdana" w:hAnsi="Verdana"/>
        </w:rPr>
        <w:t xml:space="preserve">In the case of a proposed Publication which is a student thesis, clause </w:t>
      </w:r>
      <w:r w:rsidR="0034750F">
        <w:rPr>
          <w:rFonts w:ascii="Verdana" w:hAnsi="Verdana"/>
        </w:rPr>
        <w:t>14.2</w:t>
      </w:r>
      <w:r w:rsidRPr="002F3266">
        <w:rPr>
          <w:rFonts w:ascii="Verdana" w:hAnsi="Verdana"/>
        </w:rPr>
        <w:t>(b) shall not apply, however the Client may require:</w:t>
      </w:r>
    </w:p>
    <w:p w14:paraId="322F5DAB" w14:textId="77777777" w:rsidR="002F3266" w:rsidRDefault="002F3266" w:rsidP="00BE0A70">
      <w:pPr>
        <w:pStyle w:val="Heading3"/>
        <w:widowControl w:val="0"/>
        <w:numPr>
          <w:ilvl w:val="0"/>
          <w:numId w:val="24"/>
        </w:numPr>
        <w:rPr>
          <w:rFonts w:ascii="Verdana" w:hAnsi="Verdana"/>
        </w:rPr>
      </w:pPr>
      <w:r w:rsidRPr="002F3266">
        <w:rPr>
          <w:rFonts w:ascii="Verdana" w:hAnsi="Verdana"/>
        </w:rPr>
        <w:t>that thesis to be examined by examiners bound by obligations of confidentiality; and/or</w:t>
      </w:r>
    </w:p>
    <w:p w14:paraId="5E2938B2" w14:textId="77777777" w:rsidR="002F3266" w:rsidRPr="002F3266" w:rsidRDefault="002F3266" w:rsidP="00BE0A70">
      <w:pPr>
        <w:pStyle w:val="Heading3"/>
        <w:widowControl w:val="0"/>
        <w:numPr>
          <w:ilvl w:val="0"/>
          <w:numId w:val="24"/>
        </w:numPr>
        <w:rPr>
          <w:rFonts w:ascii="Verdana" w:hAnsi="Verdana"/>
        </w:rPr>
      </w:pPr>
      <w:r w:rsidRPr="002F3266">
        <w:rPr>
          <w:rFonts w:ascii="Verdana" w:hAnsi="Verdana"/>
        </w:rPr>
        <w:t>the deposit of that thesis in any library to be deferred for up to 12 months, until all other commercially sensitive Confidential Information of the Client has been made available to the public</w:t>
      </w:r>
      <w:r>
        <w:rPr>
          <w:rFonts w:ascii="Verdana" w:hAnsi="Verdana"/>
        </w:rPr>
        <w:t>.</w:t>
      </w:r>
    </w:p>
    <w:p w14:paraId="6E70DAC1" w14:textId="77777777" w:rsidR="00E43FB7" w:rsidRPr="00FE60E6" w:rsidRDefault="0035380A" w:rsidP="005400C3">
      <w:pPr>
        <w:pStyle w:val="BodyText"/>
        <w:numPr>
          <w:ilvl w:val="0"/>
          <w:numId w:val="2"/>
        </w:numPr>
        <w:tabs>
          <w:tab w:val="left" w:pos="540"/>
        </w:tabs>
        <w:kinsoku w:val="0"/>
        <w:overflowPunct w:val="0"/>
        <w:spacing w:before="120" w:after="120"/>
        <w:ind w:left="357" w:hanging="357"/>
        <w:rPr>
          <w:rFonts w:ascii="Verdana" w:hAnsi="Verdana" w:cs="Arial"/>
          <w:b/>
          <w:bCs/>
          <w:sz w:val="18"/>
          <w:szCs w:val="18"/>
        </w:rPr>
      </w:pPr>
      <w:bookmarkStart w:id="47" w:name="_Ref9507530"/>
      <w:bookmarkStart w:id="48" w:name="_Ref503970403"/>
      <w:r w:rsidRPr="00FE60E6">
        <w:rPr>
          <w:rFonts w:ascii="Verdana" w:hAnsi="Verdana" w:cs="Arial"/>
          <w:b/>
          <w:spacing w:val="-1"/>
          <w:sz w:val="18"/>
          <w:szCs w:val="18"/>
        </w:rPr>
        <w:t>INTELLECTUAL</w:t>
      </w:r>
      <w:r w:rsidRPr="00FE60E6">
        <w:rPr>
          <w:rFonts w:ascii="Verdana" w:hAnsi="Verdana" w:cs="Arial"/>
          <w:b/>
          <w:spacing w:val="-17"/>
          <w:sz w:val="18"/>
          <w:szCs w:val="18"/>
        </w:rPr>
        <w:t xml:space="preserve"> </w:t>
      </w:r>
      <w:r w:rsidRPr="00FE60E6">
        <w:rPr>
          <w:rFonts w:ascii="Verdana" w:hAnsi="Verdana" w:cs="Arial"/>
          <w:b/>
          <w:spacing w:val="-1"/>
          <w:sz w:val="18"/>
          <w:szCs w:val="18"/>
        </w:rPr>
        <w:t>PROPERTY</w:t>
      </w:r>
      <w:bookmarkEnd w:id="41"/>
      <w:bookmarkEnd w:id="47"/>
      <w:r w:rsidRPr="00FE60E6">
        <w:rPr>
          <w:rFonts w:ascii="Verdana" w:hAnsi="Verdana" w:cs="Arial"/>
          <w:spacing w:val="27"/>
          <w:w w:val="99"/>
          <w:sz w:val="18"/>
          <w:szCs w:val="18"/>
        </w:rPr>
        <w:t xml:space="preserve"> </w:t>
      </w:r>
      <w:bookmarkEnd w:id="48"/>
    </w:p>
    <w:p w14:paraId="7A851300" w14:textId="77777777" w:rsidR="00DC2D59" w:rsidRDefault="00DC2D59" w:rsidP="005400C3">
      <w:pPr>
        <w:pStyle w:val="Heading2"/>
        <w:widowControl w:val="0"/>
        <w:ind w:left="567" w:hanging="567"/>
        <w:rPr>
          <w:rFonts w:ascii="Verdana" w:hAnsi="Verdana"/>
        </w:rPr>
      </w:pPr>
      <w:bookmarkStart w:id="49" w:name="_Each_party_(or"/>
      <w:bookmarkStart w:id="50" w:name="_Ref493259489"/>
      <w:bookmarkStart w:id="51" w:name="_Ref503780534"/>
      <w:bookmarkEnd w:id="49"/>
      <w:r w:rsidRPr="00FE60E6">
        <w:rPr>
          <w:rFonts w:ascii="Verdana" w:hAnsi="Verdana"/>
        </w:rPr>
        <w:t xml:space="preserve">Each party </w:t>
      </w:r>
      <w:r w:rsidR="00CC73D2" w:rsidRPr="00FE60E6">
        <w:rPr>
          <w:rFonts w:ascii="Verdana" w:hAnsi="Verdana"/>
        </w:rPr>
        <w:t xml:space="preserve">(or its licensors) </w:t>
      </w:r>
      <w:r w:rsidRPr="00FE60E6">
        <w:rPr>
          <w:rFonts w:ascii="Verdana" w:hAnsi="Verdana"/>
        </w:rPr>
        <w:t>retains ownership of all rights (including Intell</w:t>
      </w:r>
      <w:r w:rsidR="00BF548E" w:rsidRPr="00FE60E6">
        <w:rPr>
          <w:rFonts w:ascii="Verdana" w:hAnsi="Verdana"/>
        </w:rPr>
        <w:t xml:space="preserve">ectual Property Rights) in its </w:t>
      </w:r>
      <w:bookmarkEnd w:id="50"/>
      <w:r w:rsidR="004D7827" w:rsidRPr="00FE60E6">
        <w:rPr>
          <w:rFonts w:ascii="Verdana" w:hAnsi="Verdana"/>
        </w:rPr>
        <w:t>Background IP.</w:t>
      </w:r>
      <w:bookmarkEnd w:id="51"/>
    </w:p>
    <w:p w14:paraId="5E36CEA0" w14:textId="77777777" w:rsidR="00CA6402" w:rsidRDefault="00CA6402" w:rsidP="00A62CD6">
      <w:pPr>
        <w:pStyle w:val="Heading2"/>
        <w:keepNext/>
        <w:keepLines/>
        <w:widowControl w:val="0"/>
        <w:ind w:left="567" w:hanging="567"/>
        <w:rPr>
          <w:rFonts w:ascii="Verdana" w:hAnsi="Verdana"/>
        </w:rPr>
      </w:pPr>
      <w:r>
        <w:rPr>
          <w:rFonts w:ascii="Verdana" w:hAnsi="Verdana"/>
        </w:rPr>
        <w:t xml:space="preserve">The Client grants the University a non-exclusive, royalty free and sublicensable worldwide licence to use its Background IP as reasonably required by the University to provide the Services. </w:t>
      </w:r>
    </w:p>
    <w:p w14:paraId="77A1B20E" w14:textId="77777777" w:rsidR="002F3266" w:rsidRDefault="0034750F" w:rsidP="005400C3">
      <w:pPr>
        <w:pStyle w:val="Heading2"/>
        <w:widowControl w:val="0"/>
        <w:ind w:left="567" w:hanging="567"/>
        <w:rPr>
          <w:rFonts w:ascii="Verdana" w:hAnsi="Verdana"/>
        </w:rPr>
      </w:pPr>
      <w:r>
        <w:rPr>
          <w:rFonts w:ascii="Verdana" w:hAnsi="Verdana"/>
        </w:rPr>
        <w:t>E</w:t>
      </w:r>
      <w:r w:rsidR="002F3266">
        <w:rPr>
          <w:rFonts w:ascii="Verdana" w:hAnsi="Verdana"/>
        </w:rPr>
        <w:t xml:space="preserve">xcept as expressly provided otherwise, this Agreement does not grant any licence or other rights to a party to use the other party’s Background </w:t>
      </w:r>
      <w:r>
        <w:rPr>
          <w:rFonts w:ascii="Verdana" w:hAnsi="Verdana"/>
        </w:rPr>
        <w:t>IP</w:t>
      </w:r>
      <w:r w:rsidR="00CA6402">
        <w:rPr>
          <w:rFonts w:ascii="Verdana" w:hAnsi="Verdana"/>
        </w:rPr>
        <w:t>.</w:t>
      </w:r>
    </w:p>
    <w:p w14:paraId="1138AC70" w14:textId="77777777" w:rsidR="00E23AD9" w:rsidRDefault="00E23AD9" w:rsidP="00E23AD9">
      <w:pPr>
        <w:pStyle w:val="Heading2"/>
        <w:ind w:left="567" w:hanging="567"/>
        <w:rPr>
          <w:rFonts w:ascii="Verdana" w:hAnsi="Verdana"/>
        </w:rPr>
      </w:pPr>
      <w:r>
        <w:rPr>
          <w:rFonts w:ascii="Verdana" w:hAnsi="Verdana"/>
        </w:rPr>
        <w:t xml:space="preserve">Subject to clause </w:t>
      </w:r>
      <w:hyperlink w:anchor="_Each_party_(or" w:history="1">
        <w:r w:rsidRPr="00E23AD9">
          <w:t>15.1</w:t>
        </w:r>
      </w:hyperlink>
      <w:r w:rsidRPr="00E23AD9">
        <w:rPr>
          <w:rFonts w:ascii="Verdana" w:hAnsi="Verdana"/>
        </w:rPr>
        <w:t>, ownership of the Results vests in or transfers to the Client on the receipt by the University of payment in full for the Services</w:t>
      </w:r>
      <w:r>
        <w:rPr>
          <w:rFonts w:ascii="Verdana" w:hAnsi="Verdana"/>
        </w:rPr>
        <w:t>.</w:t>
      </w:r>
    </w:p>
    <w:p w14:paraId="463C0726" w14:textId="77777777" w:rsidR="00E23AD9" w:rsidRPr="00FE60E6" w:rsidRDefault="00E23AD9" w:rsidP="00E23AD9">
      <w:pPr>
        <w:pStyle w:val="Heading2"/>
        <w:ind w:left="567" w:hanging="567"/>
        <w:rPr>
          <w:rFonts w:ascii="Verdana" w:hAnsi="Verdana"/>
        </w:rPr>
      </w:pPr>
      <w:r w:rsidRPr="00E23AD9">
        <w:rPr>
          <w:rFonts w:ascii="Verdana" w:hAnsi="Verdana"/>
        </w:rPr>
        <w:t>The Client grants the University and its personnel a non-exclusive, royalty-free, perpetual and irrevocable licence to use the Results for the purposes of teaching and academic research.</w:t>
      </w:r>
    </w:p>
    <w:p w14:paraId="07EB1B11" w14:textId="77777777" w:rsidR="0035380A" w:rsidRPr="00C21BB4" w:rsidRDefault="009D7C9A" w:rsidP="005400C3">
      <w:pPr>
        <w:pStyle w:val="BodyText"/>
        <w:numPr>
          <w:ilvl w:val="0"/>
          <w:numId w:val="2"/>
        </w:numPr>
        <w:tabs>
          <w:tab w:val="left" w:pos="540"/>
        </w:tabs>
        <w:kinsoku w:val="0"/>
        <w:overflowPunct w:val="0"/>
        <w:spacing w:before="120" w:after="120"/>
        <w:rPr>
          <w:rFonts w:ascii="Verdana" w:hAnsi="Verdana" w:cs="Arial"/>
          <w:b/>
          <w:bCs/>
          <w:sz w:val="18"/>
          <w:szCs w:val="18"/>
        </w:rPr>
      </w:pPr>
      <w:r w:rsidRPr="00C21BB4">
        <w:rPr>
          <w:rFonts w:ascii="Verdana" w:hAnsi="Verdana" w:cs="Arial"/>
          <w:b/>
          <w:spacing w:val="-1"/>
          <w:sz w:val="18"/>
          <w:szCs w:val="18"/>
        </w:rPr>
        <w:t xml:space="preserve">TERM, </w:t>
      </w:r>
      <w:r w:rsidR="0035380A" w:rsidRPr="00C21BB4">
        <w:rPr>
          <w:rFonts w:ascii="Verdana" w:hAnsi="Verdana" w:cs="Arial"/>
          <w:b/>
          <w:spacing w:val="-1"/>
          <w:sz w:val="18"/>
          <w:szCs w:val="18"/>
        </w:rPr>
        <w:t>TERMINATION</w:t>
      </w:r>
      <w:r w:rsidRPr="00C21BB4">
        <w:rPr>
          <w:rFonts w:ascii="Verdana" w:hAnsi="Verdana" w:cs="Arial"/>
          <w:b/>
          <w:spacing w:val="-1"/>
          <w:sz w:val="18"/>
          <w:szCs w:val="18"/>
        </w:rPr>
        <w:t xml:space="preserve"> AND SUSPENSION</w:t>
      </w:r>
    </w:p>
    <w:p w14:paraId="617A21FB" w14:textId="77777777" w:rsidR="00A85B30" w:rsidRPr="00FE60E6" w:rsidRDefault="00A85B30" w:rsidP="005400C3">
      <w:pPr>
        <w:pStyle w:val="Heading2"/>
        <w:widowControl w:val="0"/>
        <w:ind w:left="567" w:hanging="567"/>
        <w:rPr>
          <w:rFonts w:ascii="Verdana" w:hAnsi="Verdana"/>
        </w:rPr>
      </w:pPr>
      <w:bookmarkStart w:id="52" w:name="_Ref489004624"/>
      <w:r w:rsidRPr="00FE60E6">
        <w:rPr>
          <w:rFonts w:ascii="Verdana" w:hAnsi="Verdana"/>
        </w:rPr>
        <w:t xml:space="preserve">This </w:t>
      </w:r>
      <w:r w:rsidR="00952D6B" w:rsidRPr="00A62CD6">
        <w:rPr>
          <w:rFonts w:ascii="Verdana" w:hAnsi="Verdana"/>
        </w:rPr>
        <w:t>Agreement</w:t>
      </w:r>
      <w:r w:rsidRPr="00FE60E6">
        <w:rPr>
          <w:rFonts w:ascii="Verdana" w:hAnsi="Verdana"/>
        </w:rPr>
        <w:t xml:space="preserve"> comes into effect on the date on which it has been signed by an authorised signatory of each party and continues for </w:t>
      </w:r>
      <w:r w:rsidR="00E23AD9">
        <w:rPr>
          <w:rFonts w:ascii="Verdana" w:hAnsi="Verdana"/>
        </w:rPr>
        <w:t>3 years</w:t>
      </w:r>
      <w:r w:rsidRPr="00FE60E6">
        <w:rPr>
          <w:rFonts w:ascii="Verdana" w:hAnsi="Verdana"/>
        </w:rPr>
        <w:t xml:space="preserve"> unless and until a party terminates this </w:t>
      </w:r>
      <w:r w:rsidR="00952D6B" w:rsidRPr="00A62CD6">
        <w:rPr>
          <w:rFonts w:ascii="Verdana" w:hAnsi="Verdana"/>
        </w:rPr>
        <w:t>Agreement</w:t>
      </w:r>
      <w:r w:rsidRPr="00FE60E6">
        <w:rPr>
          <w:rFonts w:ascii="Verdana" w:hAnsi="Verdana"/>
        </w:rPr>
        <w:t xml:space="preserve"> by giving no less than </w:t>
      </w:r>
      <w:r w:rsidR="00E23AD9">
        <w:rPr>
          <w:rFonts w:ascii="Verdana" w:hAnsi="Verdana"/>
          <w:color w:val="000000" w:themeColor="text1"/>
        </w:rPr>
        <w:t>90 days’ notice</w:t>
      </w:r>
      <w:r w:rsidRPr="00FE60E6">
        <w:rPr>
          <w:rFonts w:ascii="Verdana" w:hAnsi="Verdana"/>
        </w:rPr>
        <w:t>.</w:t>
      </w:r>
    </w:p>
    <w:p w14:paraId="25768CFA" w14:textId="77777777" w:rsidR="00C93BCB" w:rsidRPr="00FE60E6" w:rsidRDefault="00C93BCB" w:rsidP="005400C3">
      <w:pPr>
        <w:pStyle w:val="Heading2"/>
        <w:widowControl w:val="0"/>
        <w:ind w:left="567" w:hanging="567"/>
        <w:rPr>
          <w:rFonts w:ascii="Verdana" w:hAnsi="Verdana"/>
        </w:rPr>
      </w:pPr>
      <w:r w:rsidRPr="00FE60E6">
        <w:rPr>
          <w:rFonts w:ascii="Verdana" w:hAnsi="Verdana"/>
        </w:rPr>
        <w:t xml:space="preserve">Termination of this </w:t>
      </w:r>
      <w:r w:rsidR="00952D6B" w:rsidRPr="00A62CD6">
        <w:rPr>
          <w:rFonts w:ascii="Verdana" w:hAnsi="Verdana"/>
        </w:rPr>
        <w:t>Agreement</w:t>
      </w:r>
      <w:r w:rsidRPr="00FE60E6">
        <w:rPr>
          <w:rFonts w:ascii="Verdana" w:hAnsi="Verdana"/>
        </w:rPr>
        <w:t xml:space="preserve"> does not terminate any then current Statement of Work unless that Statement of Work is also terminated in accordance with this </w:t>
      </w:r>
      <w:r w:rsidR="00952D6B" w:rsidRPr="00A62CD6">
        <w:rPr>
          <w:rFonts w:ascii="Verdana" w:hAnsi="Verdana"/>
        </w:rPr>
        <w:t>Agreement</w:t>
      </w:r>
      <w:r w:rsidRPr="00FE60E6">
        <w:rPr>
          <w:rFonts w:ascii="Verdana" w:hAnsi="Verdana"/>
        </w:rPr>
        <w:t>.</w:t>
      </w:r>
    </w:p>
    <w:p w14:paraId="500B10C9" w14:textId="77777777" w:rsidR="002A532B" w:rsidRPr="00FE60E6" w:rsidRDefault="00C93BCB" w:rsidP="005400C3">
      <w:pPr>
        <w:pStyle w:val="Heading2"/>
        <w:widowControl w:val="0"/>
        <w:ind w:left="567" w:hanging="567"/>
        <w:rPr>
          <w:rFonts w:ascii="Verdana" w:hAnsi="Verdana"/>
        </w:rPr>
      </w:pPr>
      <w:r w:rsidRPr="00FE60E6">
        <w:rPr>
          <w:rFonts w:ascii="Verdana" w:hAnsi="Verdana"/>
        </w:rPr>
        <w:t>A Statement of Work</w:t>
      </w:r>
      <w:r w:rsidR="002A532B" w:rsidRPr="00FE60E6">
        <w:rPr>
          <w:rFonts w:ascii="Verdana" w:hAnsi="Verdana"/>
        </w:rPr>
        <w:t xml:space="preserve"> comes into effect on the date on which it has been </w:t>
      </w:r>
      <w:r w:rsidRPr="00FE60E6">
        <w:rPr>
          <w:rFonts w:ascii="Verdana" w:hAnsi="Verdana"/>
        </w:rPr>
        <w:t xml:space="preserve">signed </w:t>
      </w:r>
      <w:r w:rsidR="002A532B" w:rsidRPr="00FE60E6">
        <w:rPr>
          <w:rFonts w:ascii="Verdana" w:hAnsi="Verdana"/>
        </w:rPr>
        <w:t xml:space="preserve">by both parties and ends on </w:t>
      </w:r>
      <w:r w:rsidR="009D7C9A" w:rsidRPr="00FE60E6">
        <w:rPr>
          <w:rFonts w:ascii="Verdana" w:hAnsi="Verdana"/>
        </w:rPr>
        <w:t xml:space="preserve">completion of the </w:t>
      </w:r>
      <w:r w:rsidR="002657CA" w:rsidRPr="00FE60E6">
        <w:rPr>
          <w:rFonts w:ascii="Verdana" w:hAnsi="Verdana"/>
        </w:rPr>
        <w:t>Service</w:t>
      </w:r>
      <w:r w:rsidR="009D7C9A" w:rsidRPr="00FE60E6">
        <w:rPr>
          <w:rFonts w:ascii="Verdana" w:hAnsi="Verdana"/>
        </w:rPr>
        <w:t xml:space="preserve"> Period</w:t>
      </w:r>
      <w:r w:rsidR="002A532B" w:rsidRPr="00FE60E6">
        <w:rPr>
          <w:rFonts w:ascii="Verdana" w:hAnsi="Verdana"/>
        </w:rPr>
        <w:t xml:space="preserve"> unless terminated earlier in accordance with </w:t>
      </w:r>
      <w:r w:rsidRPr="00FE60E6">
        <w:rPr>
          <w:rFonts w:ascii="Verdana" w:hAnsi="Verdana"/>
        </w:rPr>
        <w:t xml:space="preserve">this </w:t>
      </w:r>
      <w:r w:rsidR="00952D6B" w:rsidRPr="00A62CD6">
        <w:rPr>
          <w:rFonts w:ascii="Verdana" w:hAnsi="Verdana"/>
        </w:rPr>
        <w:t>Agreement</w:t>
      </w:r>
      <w:r w:rsidR="002A532B" w:rsidRPr="00FE60E6">
        <w:rPr>
          <w:rFonts w:ascii="Verdana" w:hAnsi="Verdana"/>
        </w:rPr>
        <w:t>.</w:t>
      </w:r>
    </w:p>
    <w:p w14:paraId="538FD12D" w14:textId="77777777" w:rsidR="009D7C9A" w:rsidRPr="00FE60E6" w:rsidRDefault="009D7C9A" w:rsidP="005400C3">
      <w:pPr>
        <w:pStyle w:val="Heading2"/>
        <w:widowControl w:val="0"/>
        <w:ind w:left="567" w:hanging="567"/>
        <w:rPr>
          <w:rFonts w:ascii="Verdana" w:hAnsi="Verdana"/>
        </w:rPr>
      </w:pPr>
      <w:bookmarkStart w:id="53" w:name="_Ref493259296"/>
      <w:bookmarkEnd w:id="52"/>
      <w:r w:rsidRPr="00FE60E6">
        <w:rPr>
          <w:rFonts w:ascii="Verdana" w:hAnsi="Verdana"/>
        </w:rPr>
        <w:t xml:space="preserve">If any payment payable by </w:t>
      </w:r>
      <w:r w:rsidR="00CD2AAE">
        <w:rPr>
          <w:rFonts w:ascii="Verdana" w:hAnsi="Verdana"/>
        </w:rPr>
        <w:t>the Client</w:t>
      </w:r>
      <w:r w:rsidRPr="00FE60E6">
        <w:rPr>
          <w:rFonts w:ascii="Verdana" w:hAnsi="Verdana"/>
        </w:rPr>
        <w:t xml:space="preserve"> under this </w:t>
      </w:r>
      <w:r w:rsidR="00952D6B" w:rsidRPr="00A62CD6">
        <w:rPr>
          <w:rFonts w:ascii="Verdana" w:hAnsi="Verdana"/>
        </w:rPr>
        <w:t>Agreement</w:t>
      </w:r>
      <w:r w:rsidRPr="00FE60E6">
        <w:rPr>
          <w:rFonts w:ascii="Verdana" w:hAnsi="Verdana"/>
        </w:rPr>
        <w:t xml:space="preserve"> </w:t>
      </w:r>
      <w:r w:rsidR="00603A69" w:rsidRPr="00FE60E6">
        <w:rPr>
          <w:rFonts w:ascii="Verdana" w:hAnsi="Verdana"/>
        </w:rPr>
        <w:t xml:space="preserve">or a Statement of Work </w:t>
      </w:r>
      <w:r w:rsidRPr="00FE60E6">
        <w:rPr>
          <w:rFonts w:ascii="Verdana" w:hAnsi="Verdana"/>
        </w:rPr>
        <w:t xml:space="preserve">is more than </w:t>
      </w:r>
      <w:r w:rsidR="00606438" w:rsidRPr="00FE60E6">
        <w:rPr>
          <w:rFonts w:ascii="Verdana" w:hAnsi="Verdana"/>
        </w:rPr>
        <w:t xml:space="preserve">10 </w:t>
      </w:r>
      <w:r w:rsidRPr="00FE60E6">
        <w:rPr>
          <w:rFonts w:ascii="Verdana" w:hAnsi="Verdana"/>
        </w:rPr>
        <w:t>days overdue</w:t>
      </w:r>
      <w:r w:rsidR="00606438" w:rsidRPr="00FE60E6">
        <w:rPr>
          <w:rFonts w:ascii="Verdana" w:hAnsi="Verdana"/>
        </w:rPr>
        <w:t xml:space="preserve"> and the </w:t>
      </w:r>
      <w:r w:rsidR="00180A62">
        <w:rPr>
          <w:rFonts w:ascii="Verdana" w:hAnsi="Verdana"/>
        </w:rPr>
        <w:t>University</w:t>
      </w:r>
      <w:r w:rsidR="00606438" w:rsidRPr="00FE60E6">
        <w:rPr>
          <w:rFonts w:ascii="Verdana" w:hAnsi="Verdana"/>
        </w:rPr>
        <w:t xml:space="preserve"> has provided </w:t>
      </w:r>
      <w:r w:rsidR="00CD2AAE">
        <w:rPr>
          <w:rFonts w:ascii="Verdana" w:hAnsi="Verdana"/>
        </w:rPr>
        <w:t>the Client</w:t>
      </w:r>
      <w:r w:rsidR="00606438" w:rsidRPr="00FE60E6">
        <w:rPr>
          <w:rFonts w:ascii="Verdana" w:hAnsi="Verdana"/>
        </w:rPr>
        <w:t xml:space="preserve"> </w:t>
      </w:r>
      <w:r w:rsidR="00603A69" w:rsidRPr="00FE60E6">
        <w:rPr>
          <w:rFonts w:ascii="Verdana" w:hAnsi="Verdana"/>
        </w:rPr>
        <w:t>with prior</w:t>
      </w:r>
      <w:r w:rsidR="00606438" w:rsidRPr="00FE60E6">
        <w:rPr>
          <w:rFonts w:ascii="Verdana" w:hAnsi="Verdana"/>
        </w:rPr>
        <w:t xml:space="preserve"> notice of the overdue payment</w:t>
      </w:r>
      <w:r w:rsidRPr="00FE60E6">
        <w:rPr>
          <w:rFonts w:ascii="Verdana" w:hAnsi="Verdana"/>
        </w:rPr>
        <w:t xml:space="preserve">, </w:t>
      </w:r>
      <w:r w:rsidR="008B4F11" w:rsidRPr="00FE60E6">
        <w:rPr>
          <w:rFonts w:ascii="Verdana" w:hAnsi="Verdana"/>
        </w:rPr>
        <w:t xml:space="preserve">the </w:t>
      </w:r>
      <w:r w:rsidR="00180A62">
        <w:rPr>
          <w:rFonts w:ascii="Verdana" w:hAnsi="Verdana"/>
        </w:rPr>
        <w:t>University</w:t>
      </w:r>
      <w:r w:rsidR="008B4F11" w:rsidRPr="00FE60E6">
        <w:rPr>
          <w:rFonts w:ascii="Verdana" w:hAnsi="Verdana"/>
        </w:rPr>
        <w:t xml:space="preserve"> </w:t>
      </w:r>
      <w:r w:rsidRPr="00FE60E6">
        <w:rPr>
          <w:rFonts w:ascii="Verdana" w:hAnsi="Verdana"/>
        </w:rPr>
        <w:t>may:</w:t>
      </w:r>
    </w:p>
    <w:p w14:paraId="4F58833D" w14:textId="77777777" w:rsidR="00603A69" w:rsidRPr="00FE60E6" w:rsidRDefault="009D7C9A" w:rsidP="00BE0A70">
      <w:pPr>
        <w:pStyle w:val="Heading3"/>
        <w:widowControl w:val="0"/>
        <w:numPr>
          <w:ilvl w:val="0"/>
          <w:numId w:val="11"/>
        </w:numPr>
        <w:rPr>
          <w:rFonts w:ascii="Verdana" w:hAnsi="Verdana"/>
        </w:rPr>
      </w:pPr>
      <w:r w:rsidRPr="00FE60E6">
        <w:rPr>
          <w:rFonts w:ascii="Verdana" w:hAnsi="Verdana"/>
        </w:rPr>
        <w:t xml:space="preserve">suspend the performance of the Services </w:t>
      </w:r>
      <w:r w:rsidR="004008DB" w:rsidRPr="00FE60E6">
        <w:rPr>
          <w:rFonts w:ascii="Verdana" w:hAnsi="Verdana"/>
        </w:rPr>
        <w:t>and/</w:t>
      </w:r>
      <w:r w:rsidRPr="00FE60E6">
        <w:rPr>
          <w:rFonts w:ascii="Verdana" w:hAnsi="Verdana"/>
        </w:rPr>
        <w:t xml:space="preserve">or any </w:t>
      </w:r>
      <w:r w:rsidR="00AB2968" w:rsidRPr="00FE60E6">
        <w:rPr>
          <w:rFonts w:ascii="Verdana" w:hAnsi="Verdana"/>
        </w:rPr>
        <w:t xml:space="preserve">of its </w:t>
      </w:r>
      <w:r w:rsidRPr="00FE60E6">
        <w:rPr>
          <w:rFonts w:ascii="Verdana" w:hAnsi="Verdana"/>
        </w:rPr>
        <w:t>other obligation</w:t>
      </w:r>
      <w:r w:rsidR="00AB2968" w:rsidRPr="00FE60E6">
        <w:rPr>
          <w:rFonts w:ascii="Verdana" w:hAnsi="Verdana"/>
        </w:rPr>
        <w:t>s</w:t>
      </w:r>
      <w:r w:rsidR="00C3347D">
        <w:rPr>
          <w:rFonts w:ascii="Verdana" w:hAnsi="Verdana"/>
        </w:rPr>
        <w:t>; and</w:t>
      </w:r>
    </w:p>
    <w:p w14:paraId="11AF977A" w14:textId="77777777" w:rsidR="009D7C9A" w:rsidRPr="00FE60E6" w:rsidRDefault="00603A69" w:rsidP="00BE0A70">
      <w:pPr>
        <w:pStyle w:val="Heading3"/>
        <w:widowControl w:val="0"/>
        <w:numPr>
          <w:ilvl w:val="0"/>
          <w:numId w:val="11"/>
        </w:numPr>
        <w:rPr>
          <w:rFonts w:ascii="Verdana" w:hAnsi="Verdana"/>
        </w:rPr>
      </w:pPr>
      <w:r w:rsidRPr="00FE60E6">
        <w:rPr>
          <w:rFonts w:ascii="Verdana" w:hAnsi="Verdana"/>
        </w:rPr>
        <w:t>i</w:t>
      </w:r>
      <w:r w:rsidR="00606438" w:rsidRPr="00FE60E6">
        <w:rPr>
          <w:rFonts w:ascii="Verdana" w:hAnsi="Verdana"/>
        </w:rPr>
        <w:t xml:space="preserve">f the payment remains overdue and the </w:t>
      </w:r>
      <w:r w:rsidR="00547148" w:rsidRPr="00FE60E6">
        <w:rPr>
          <w:rFonts w:ascii="Verdana" w:hAnsi="Verdana"/>
        </w:rPr>
        <w:t>S</w:t>
      </w:r>
      <w:r w:rsidR="00606438" w:rsidRPr="00FE60E6">
        <w:rPr>
          <w:rFonts w:ascii="Verdana" w:hAnsi="Verdana"/>
        </w:rPr>
        <w:t>ervices</w:t>
      </w:r>
      <w:r w:rsidRPr="00FE60E6">
        <w:rPr>
          <w:rFonts w:ascii="Verdana" w:hAnsi="Verdana"/>
        </w:rPr>
        <w:t xml:space="preserve"> or obligations</w:t>
      </w:r>
      <w:r w:rsidR="00606438" w:rsidRPr="00FE60E6">
        <w:rPr>
          <w:rFonts w:ascii="Verdana" w:hAnsi="Verdana"/>
        </w:rPr>
        <w:t xml:space="preserve"> suspended for 30 days, terminate the </w:t>
      </w:r>
      <w:r w:rsidR="00952D6B" w:rsidRPr="00D47DF3">
        <w:rPr>
          <w:rFonts w:ascii="Verdana" w:hAnsi="Verdana"/>
        </w:rPr>
        <w:t>Agreement</w:t>
      </w:r>
      <w:r w:rsidRPr="00FE60E6">
        <w:rPr>
          <w:rFonts w:ascii="Verdana" w:hAnsi="Verdana"/>
        </w:rPr>
        <w:t xml:space="preserve"> or Statement of Work (as applicable) </w:t>
      </w:r>
      <w:r w:rsidR="00C3347D">
        <w:rPr>
          <w:rFonts w:ascii="Verdana" w:hAnsi="Verdana"/>
        </w:rPr>
        <w:t xml:space="preserve">immediately </w:t>
      </w:r>
      <w:r w:rsidRPr="00FE60E6">
        <w:rPr>
          <w:rFonts w:ascii="Verdana" w:hAnsi="Verdana"/>
        </w:rPr>
        <w:t>on</w:t>
      </w:r>
      <w:r w:rsidR="005818AE" w:rsidRPr="00FE60E6">
        <w:rPr>
          <w:rFonts w:ascii="Verdana" w:hAnsi="Verdana"/>
        </w:rPr>
        <w:t xml:space="preserve"> notice</w:t>
      </w:r>
      <w:r w:rsidR="00606438" w:rsidRPr="00FE60E6">
        <w:rPr>
          <w:rFonts w:ascii="Verdana" w:hAnsi="Verdana"/>
        </w:rPr>
        <w:t>.</w:t>
      </w:r>
    </w:p>
    <w:p w14:paraId="1852CE68" w14:textId="77777777" w:rsidR="002D0C62" w:rsidRPr="00FE60E6" w:rsidRDefault="002A532B" w:rsidP="005400C3">
      <w:pPr>
        <w:pStyle w:val="Heading2"/>
        <w:widowControl w:val="0"/>
        <w:ind w:left="567" w:hanging="567"/>
        <w:rPr>
          <w:rFonts w:ascii="Verdana" w:hAnsi="Verdana"/>
        </w:rPr>
      </w:pPr>
      <w:r w:rsidRPr="00FE60E6">
        <w:rPr>
          <w:rFonts w:ascii="Verdana" w:hAnsi="Verdana"/>
        </w:rPr>
        <w:t>A</w:t>
      </w:r>
      <w:r w:rsidR="002D0C62" w:rsidRPr="00FE60E6">
        <w:rPr>
          <w:rFonts w:ascii="Verdana" w:hAnsi="Verdana"/>
        </w:rPr>
        <w:t xml:space="preserve"> party </w:t>
      </w:r>
      <w:r w:rsidRPr="00FE60E6">
        <w:rPr>
          <w:rFonts w:ascii="Verdana" w:hAnsi="Verdana"/>
        </w:rPr>
        <w:t>(</w:t>
      </w:r>
      <w:r w:rsidRPr="00FE60E6">
        <w:rPr>
          <w:rFonts w:ascii="Verdana" w:hAnsi="Verdana"/>
          <w:b/>
        </w:rPr>
        <w:t>first party</w:t>
      </w:r>
      <w:r w:rsidRPr="00FE60E6">
        <w:rPr>
          <w:rFonts w:ascii="Verdana" w:hAnsi="Verdana"/>
        </w:rPr>
        <w:t xml:space="preserve">) </w:t>
      </w:r>
      <w:r w:rsidR="002D0C62" w:rsidRPr="00FE60E6">
        <w:rPr>
          <w:rFonts w:ascii="Verdana" w:hAnsi="Verdana"/>
        </w:rPr>
        <w:t xml:space="preserve">may terminate this </w:t>
      </w:r>
      <w:r w:rsidR="00952D6B" w:rsidRPr="001009FF">
        <w:rPr>
          <w:rFonts w:ascii="Verdana" w:hAnsi="Verdana"/>
        </w:rPr>
        <w:t>Agreement</w:t>
      </w:r>
      <w:r w:rsidR="002D0C62" w:rsidRPr="00FE60E6">
        <w:rPr>
          <w:rFonts w:ascii="Verdana" w:hAnsi="Verdana"/>
        </w:rPr>
        <w:t xml:space="preserve"> </w:t>
      </w:r>
      <w:r w:rsidR="00C93BCB" w:rsidRPr="00FE60E6">
        <w:rPr>
          <w:rFonts w:ascii="Verdana" w:hAnsi="Verdana"/>
        </w:rPr>
        <w:t xml:space="preserve">or </w:t>
      </w:r>
      <w:r w:rsidR="00C3347D">
        <w:rPr>
          <w:rFonts w:ascii="Verdana" w:hAnsi="Verdana"/>
        </w:rPr>
        <w:t xml:space="preserve">a </w:t>
      </w:r>
      <w:r w:rsidR="00C93BCB" w:rsidRPr="00FE60E6">
        <w:rPr>
          <w:rFonts w:ascii="Verdana" w:hAnsi="Verdana"/>
        </w:rPr>
        <w:t xml:space="preserve">Statement of Work </w:t>
      </w:r>
      <w:r w:rsidR="002D0C62" w:rsidRPr="00FE60E6">
        <w:rPr>
          <w:rFonts w:ascii="Verdana" w:hAnsi="Verdana"/>
        </w:rPr>
        <w:t xml:space="preserve">immediately </w:t>
      </w:r>
      <w:r w:rsidRPr="00FE60E6">
        <w:rPr>
          <w:rFonts w:ascii="Verdana" w:hAnsi="Verdana"/>
        </w:rPr>
        <w:t xml:space="preserve">on </w:t>
      </w:r>
      <w:r w:rsidR="002D0C62" w:rsidRPr="00FE60E6">
        <w:rPr>
          <w:rFonts w:ascii="Verdana" w:hAnsi="Verdana"/>
        </w:rPr>
        <w:t>notice to the other party if</w:t>
      </w:r>
      <w:r w:rsidR="00B80D1E" w:rsidRPr="00FE60E6">
        <w:rPr>
          <w:rFonts w:ascii="Verdana" w:hAnsi="Verdana"/>
        </w:rPr>
        <w:t xml:space="preserve"> the other party</w:t>
      </w:r>
      <w:r w:rsidR="002D0C62" w:rsidRPr="00FE60E6">
        <w:rPr>
          <w:rFonts w:ascii="Verdana" w:hAnsi="Verdana"/>
        </w:rPr>
        <w:t>:</w:t>
      </w:r>
      <w:bookmarkEnd w:id="53"/>
    </w:p>
    <w:p w14:paraId="3BC53044" w14:textId="77777777" w:rsidR="002D0C62" w:rsidRPr="00FE60E6" w:rsidRDefault="002D0C62" w:rsidP="00BE0A70">
      <w:pPr>
        <w:pStyle w:val="Heading3"/>
        <w:widowControl w:val="0"/>
        <w:numPr>
          <w:ilvl w:val="0"/>
          <w:numId w:val="9"/>
        </w:numPr>
        <w:rPr>
          <w:rFonts w:ascii="Verdana" w:hAnsi="Verdana"/>
        </w:rPr>
      </w:pPr>
      <w:bookmarkStart w:id="54" w:name="_Ref493259285"/>
      <w:r w:rsidRPr="00FE60E6">
        <w:rPr>
          <w:rFonts w:ascii="Verdana" w:hAnsi="Verdana"/>
        </w:rPr>
        <w:t xml:space="preserve">commits a material breach of this </w:t>
      </w:r>
      <w:r w:rsidR="00952D6B" w:rsidRPr="001009FF">
        <w:rPr>
          <w:rFonts w:ascii="Verdana" w:hAnsi="Verdana"/>
        </w:rPr>
        <w:t>Agreement</w:t>
      </w:r>
      <w:r w:rsidRPr="00FE60E6">
        <w:rPr>
          <w:rFonts w:ascii="Verdana" w:hAnsi="Verdana"/>
        </w:rPr>
        <w:t xml:space="preserve"> </w:t>
      </w:r>
      <w:r w:rsidR="00C93BCB" w:rsidRPr="00FE60E6">
        <w:rPr>
          <w:rFonts w:ascii="Verdana" w:hAnsi="Verdana"/>
        </w:rPr>
        <w:t xml:space="preserve">or the applicable Statement of Work </w:t>
      </w:r>
      <w:r w:rsidRPr="00FE60E6">
        <w:rPr>
          <w:rFonts w:ascii="Verdana" w:hAnsi="Verdana"/>
        </w:rPr>
        <w:t xml:space="preserve">and </w:t>
      </w:r>
      <w:r w:rsidR="002A532B" w:rsidRPr="00FE60E6">
        <w:rPr>
          <w:rFonts w:ascii="Verdana" w:hAnsi="Verdana"/>
        </w:rPr>
        <w:t xml:space="preserve">either the breach is incapable of </w:t>
      </w:r>
      <w:proofErr w:type="gramStart"/>
      <w:r w:rsidR="002A532B" w:rsidRPr="00FE60E6">
        <w:rPr>
          <w:rFonts w:ascii="Verdana" w:hAnsi="Verdana"/>
        </w:rPr>
        <w:t>remedy</w:t>
      </w:r>
      <w:proofErr w:type="gramEnd"/>
      <w:r w:rsidR="002A532B" w:rsidRPr="00FE60E6">
        <w:rPr>
          <w:rFonts w:ascii="Verdana" w:hAnsi="Verdana"/>
        </w:rPr>
        <w:t xml:space="preserve"> or the other party </w:t>
      </w:r>
      <w:r w:rsidRPr="00FE60E6">
        <w:rPr>
          <w:rFonts w:ascii="Verdana" w:hAnsi="Verdana"/>
        </w:rPr>
        <w:lastRenderedPageBreak/>
        <w:t xml:space="preserve">fails to remedy that breach within </w:t>
      </w:r>
      <w:r w:rsidR="002657CA" w:rsidRPr="00FE60E6">
        <w:rPr>
          <w:rFonts w:ascii="Verdana" w:hAnsi="Verdana"/>
        </w:rPr>
        <w:t>10</w:t>
      </w:r>
      <w:r w:rsidR="009D7C9A" w:rsidRPr="00FE60E6">
        <w:rPr>
          <w:rFonts w:ascii="Verdana" w:hAnsi="Verdana"/>
        </w:rPr>
        <w:t xml:space="preserve"> days</w:t>
      </w:r>
      <w:r w:rsidRPr="00FE60E6">
        <w:rPr>
          <w:rFonts w:ascii="Verdana" w:hAnsi="Verdana"/>
        </w:rPr>
        <w:t xml:space="preserve"> </w:t>
      </w:r>
      <w:r w:rsidR="002A532B" w:rsidRPr="00FE60E6">
        <w:rPr>
          <w:rFonts w:ascii="Verdana" w:hAnsi="Verdana"/>
        </w:rPr>
        <w:t xml:space="preserve">of the first party notifying it of the </w:t>
      </w:r>
      <w:proofErr w:type="gramStart"/>
      <w:r w:rsidR="002A532B" w:rsidRPr="00FE60E6">
        <w:rPr>
          <w:rFonts w:ascii="Verdana" w:hAnsi="Verdana"/>
        </w:rPr>
        <w:t>breach</w:t>
      </w:r>
      <w:r w:rsidR="003A2110" w:rsidRPr="00FE60E6">
        <w:rPr>
          <w:rFonts w:ascii="Verdana" w:hAnsi="Verdana"/>
        </w:rPr>
        <w:t>;</w:t>
      </w:r>
      <w:bookmarkEnd w:id="54"/>
      <w:proofErr w:type="gramEnd"/>
      <w:r w:rsidR="003A2110" w:rsidRPr="00FE60E6">
        <w:rPr>
          <w:rFonts w:ascii="Verdana" w:hAnsi="Verdana"/>
        </w:rPr>
        <w:t xml:space="preserve"> </w:t>
      </w:r>
      <w:r w:rsidR="00AB2968" w:rsidRPr="00FE60E6">
        <w:rPr>
          <w:rFonts w:ascii="Verdana" w:hAnsi="Verdana"/>
        </w:rPr>
        <w:t>or</w:t>
      </w:r>
    </w:p>
    <w:p w14:paraId="16D97B4B" w14:textId="77777777" w:rsidR="009D7C9A" w:rsidRPr="00FE60E6" w:rsidRDefault="002D0C62" w:rsidP="00BE0A70">
      <w:pPr>
        <w:pStyle w:val="Heading3"/>
        <w:widowControl w:val="0"/>
        <w:numPr>
          <w:ilvl w:val="0"/>
          <w:numId w:val="9"/>
        </w:numPr>
        <w:rPr>
          <w:rFonts w:ascii="Verdana" w:hAnsi="Verdana"/>
        </w:rPr>
      </w:pPr>
      <w:r w:rsidRPr="00FE60E6">
        <w:rPr>
          <w:rFonts w:ascii="Verdana" w:hAnsi="Verdana"/>
        </w:rPr>
        <w:t>is subject to an Insolvency Event</w:t>
      </w:r>
      <w:r w:rsidR="00AB2968" w:rsidRPr="00FE60E6">
        <w:rPr>
          <w:rFonts w:ascii="Verdana" w:hAnsi="Verdana"/>
        </w:rPr>
        <w:t>.</w:t>
      </w:r>
    </w:p>
    <w:p w14:paraId="305BB6E0" w14:textId="77777777" w:rsidR="002D0C62" w:rsidRPr="00FE60E6" w:rsidRDefault="004520F0" w:rsidP="005400C3">
      <w:pPr>
        <w:pStyle w:val="Heading2"/>
        <w:widowControl w:val="0"/>
        <w:ind w:left="567" w:hanging="567"/>
        <w:rPr>
          <w:rFonts w:ascii="Verdana" w:hAnsi="Verdana"/>
        </w:rPr>
      </w:pPr>
      <w:bookmarkStart w:id="55" w:name="_Ref493262230"/>
      <w:r w:rsidRPr="00FE60E6">
        <w:rPr>
          <w:rFonts w:ascii="Verdana" w:hAnsi="Verdana"/>
        </w:rPr>
        <w:t>T</w:t>
      </w:r>
      <w:r w:rsidR="002D0C62" w:rsidRPr="00FE60E6">
        <w:rPr>
          <w:rFonts w:ascii="Verdana" w:hAnsi="Verdana"/>
        </w:rPr>
        <w:t xml:space="preserve">ermination or expiry of this </w:t>
      </w:r>
      <w:r w:rsidR="00952D6B" w:rsidRPr="001009FF">
        <w:rPr>
          <w:rFonts w:ascii="Verdana" w:hAnsi="Verdana"/>
        </w:rPr>
        <w:t>Agreement</w:t>
      </w:r>
      <w:r w:rsidR="002D0C62" w:rsidRPr="00FE60E6">
        <w:rPr>
          <w:rFonts w:ascii="Verdana" w:hAnsi="Verdana"/>
        </w:rPr>
        <w:t xml:space="preserve"> </w:t>
      </w:r>
      <w:r w:rsidR="00C93BCB">
        <w:rPr>
          <w:rFonts w:ascii="Verdana" w:hAnsi="Verdana"/>
        </w:rPr>
        <w:t xml:space="preserve">or a Statement of Work </w:t>
      </w:r>
      <w:r w:rsidRPr="00FE60E6">
        <w:rPr>
          <w:rFonts w:ascii="Verdana" w:hAnsi="Verdana"/>
        </w:rPr>
        <w:t xml:space="preserve">does </w:t>
      </w:r>
      <w:r w:rsidR="002D0C62" w:rsidRPr="00FE60E6">
        <w:rPr>
          <w:rFonts w:ascii="Verdana" w:hAnsi="Verdana"/>
        </w:rPr>
        <w:t>not affect a party</w:t>
      </w:r>
      <w:r w:rsidRPr="00FE60E6">
        <w:rPr>
          <w:rFonts w:ascii="Verdana" w:hAnsi="Verdana"/>
        </w:rPr>
        <w:t>’s rights or obligations</w:t>
      </w:r>
      <w:r w:rsidR="002D0C62" w:rsidRPr="00FE60E6">
        <w:rPr>
          <w:rFonts w:ascii="Verdana" w:hAnsi="Verdana"/>
        </w:rPr>
        <w:t xml:space="preserve"> that have accrued before termination or expiry.</w:t>
      </w:r>
      <w:bookmarkEnd w:id="55"/>
      <w:r w:rsidR="002D0C62" w:rsidRPr="00FE60E6">
        <w:rPr>
          <w:rFonts w:ascii="Verdana" w:hAnsi="Verdana"/>
        </w:rPr>
        <w:t xml:space="preserve"> </w:t>
      </w:r>
    </w:p>
    <w:p w14:paraId="498385EB" w14:textId="77777777" w:rsidR="002D0C62" w:rsidRPr="00C3347D" w:rsidRDefault="00B80D1E" w:rsidP="005400C3">
      <w:pPr>
        <w:pStyle w:val="Heading2"/>
        <w:widowControl w:val="0"/>
        <w:ind w:left="567" w:hanging="567"/>
        <w:rPr>
          <w:rFonts w:ascii="Verdana" w:hAnsi="Verdana"/>
        </w:rPr>
      </w:pPr>
      <w:bookmarkStart w:id="56" w:name="_Ref493262232"/>
      <w:r w:rsidRPr="00FE60E6">
        <w:rPr>
          <w:rFonts w:ascii="Verdana" w:hAnsi="Verdana"/>
        </w:rPr>
        <w:t xml:space="preserve">On </w:t>
      </w:r>
      <w:r w:rsidR="002D0C62" w:rsidRPr="00FE60E6">
        <w:rPr>
          <w:rFonts w:ascii="Verdana" w:hAnsi="Verdana"/>
        </w:rPr>
        <w:t xml:space="preserve">termination </w:t>
      </w:r>
      <w:r w:rsidRPr="00FE60E6">
        <w:rPr>
          <w:rFonts w:ascii="Verdana" w:hAnsi="Verdana"/>
        </w:rPr>
        <w:t xml:space="preserve">or expiry </w:t>
      </w:r>
      <w:r w:rsidR="002D0C62" w:rsidRPr="00FE60E6">
        <w:rPr>
          <w:rFonts w:ascii="Verdana" w:hAnsi="Verdana"/>
        </w:rPr>
        <w:t xml:space="preserve">of this </w:t>
      </w:r>
      <w:r w:rsidR="00952D6B" w:rsidRPr="001009FF">
        <w:rPr>
          <w:rFonts w:ascii="Verdana" w:hAnsi="Verdana"/>
        </w:rPr>
        <w:t>Agreement</w:t>
      </w:r>
      <w:r w:rsidR="002D0C62" w:rsidRPr="00FE60E6">
        <w:rPr>
          <w:rFonts w:ascii="Verdana" w:hAnsi="Verdana"/>
        </w:rPr>
        <w:t xml:space="preserve"> </w:t>
      </w:r>
      <w:r w:rsidR="00C93BCB">
        <w:rPr>
          <w:rFonts w:ascii="Verdana" w:hAnsi="Verdana"/>
        </w:rPr>
        <w:t xml:space="preserve">or </w:t>
      </w:r>
      <w:r w:rsidR="00C93BCB" w:rsidRPr="00C3347D">
        <w:rPr>
          <w:rFonts w:ascii="Verdana" w:hAnsi="Verdana"/>
        </w:rPr>
        <w:t xml:space="preserve">a Statement of Work </w:t>
      </w:r>
      <w:r w:rsidR="002D0C62" w:rsidRPr="00C3347D">
        <w:rPr>
          <w:rFonts w:ascii="Verdana" w:hAnsi="Verdana"/>
        </w:rPr>
        <w:t xml:space="preserve">for </w:t>
      </w:r>
      <w:r w:rsidRPr="00C3347D">
        <w:rPr>
          <w:rFonts w:ascii="Verdana" w:hAnsi="Verdana"/>
        </w:rPr>
        <w:t xml:space="preserve">any </w:t>
      </w:r>
      <w:r w:rsidR="002D0C62" w:rsidRPr="00C3347D">
        <w:rPr>
          <w:rFonts w:ascii="Verdana" w:hAnsi="Verdana"/>
        </w:rPr>
        <w:t>reason:</w:t>
      </w:r>
      <w:bookmarkEnd w:id="56"/>
    </w:p>
    <w:p w14:paraId="55B55A57" w14:textId="77777777" w:rsidR="00B80D1E" w:rsidRPr="00C3347D" w:rsidRDefault="005F2444" w:rsidP="00BE0A70">
      <w:pPr>
        <w:pStyle w:val="Heading3"/>
        <w:widowControl w:val="0"/>
        <w:numPr>
          <w:ilvl w:val="0"/>
          <w:numId w:val="10"/>
        </w:numPr>
        <w:rPr>
          <w:rFonts w:ascii="Verdana" w:hAnsi="Verdana"/>
        </w:rPr>
      </w:pPr>
      <w:r w:rsidRPr="00C3347D">
        <w:rPr>
          <w:rFonts w:ascii="Verdana" w:hAnsi="Verdana"/>
        </w:rPr>
        <w:t>C</w:t>
      </w:r>
      <w:r w:rsidR="005066B5" w:rsidRPr="00C3347D">
        <w:rPr>
          <w:rFonts w:ascii="Verdana" w:hAnsi="Verdana"/>
        </w:rPr>
        <w:t>lauses</w:t>
      </w:r>
      <w:r>
        <w:rPr>
          <w:rFonts w:ascii="Verdana" w:hAnsi="Verdana"/>
        </w:rPr>
        <w:t xml:space="preserve"> </w:t>
      </w:r>
      <w:hyperlink w:anchor="_Nothing_in_this" w:history="1">
        <w:r w:rsidRPr="006C18B2">
          <w:t>3.</w:t>
        </w:r>
        <w:r w:rsidR="00E23AD9" w:rsidRPr="006C18B2">
          <w:t>3</w:t>
        </w:r>
      </w:hyperlink>
      <w:r w:rsidR="00B515AA" w:rsidRPr="00C3347D">
        <w:rPr>
          <w:rFonts w:ascii="Verdana" w:hAnsi="Verdana"/>
        </w:rPr>
        <w:t xml:space="preserve">, </w:t>
      </w:r>
      <w:r w:rsidR="00B515AA" w:rsidRPr="00C3347D">
        <w:rPr>
          <w:rFonts w:ascii="Verdana" w:hAnsi="Verdana"/>
        </w:rPr>
        <w:fldChar w:fldCharType="begin"/>
      </w:r>
      <w:r w:rsidR="00B515AA" w:rsidRPr="00C3347D">
        <w:rPr>
          <w:rFonts w:ascii="Verdana" w:hAnsi="Verdana"/>
        </w:rPr>
        <w:instrText xml:space="preserve"> REF _Ref509567247 \r \h  \* MERGEFORMAT </w:instrText>
      </w:r>
      <w:r w:rsidR="00B515AA" w:rsidRPr="00C3347D">
        <w:rPr>
          <w:rFonts w:ascii="Verdana" w:hAnsi="Verdana"/>
        </w:rPr>
      </w:r>
      <w:r w:rsidR="00B515AA" w:rsidRPr="00C3347D">
        <w:rPr>
          <w:rFonts w:ascii="Verdana" w:hAnsi="Verdana"/>
        </w:rPr>
        <w:fldChar w:fldCharType="separate"/>
      </w:r>
      <w:r w:rsidR="00835FB0">
        <w:rPr>
          <w:rFonts w:ascii="Verdana" w:hAnsi="Verdana"/>
        </w:rPr>
        <w:t>4.2</w:t>
      </w:r>
      <w:r w:rsidR="00B515AA" w:rsidRPr="00C3347D">
        <w:rPr>
          <w:rFonts w:ascii="Verdana" w:hAnsi="Verdana"/>
        </w:rPr>
        <w:fldChar w:fldCharType="end"/>
      </w:r>
      <w:r w:rsidR="006C18B2">
        <w:rPr>
          <w:rFonts w:ascii="Verdana" w:hAnsi="Verdana"/>
        </w:rPr>
        <w:t>,</w:t>
      </w:r>
      <w:r w:rsidR="00B515AA" w:rsidRPr="00C3347D">
        <w:rPr>
          <w:rFonts w:ascii="Verdana" w:hAnsi="Verdana"/>
        </w:rPr>
        <w:t xml:space="preserve"> </w:t>
      </w:r>
      <w:r w:rsidR="00B515AA" w:rsidRPr="00C3347D">
        <w:rPr>
          <w:rFonts w:ascii="Verdana" w:hAnsi="Verdana"/>
        </w:rPr>
        <w:fldChar w:fldCharType="begin"/>
      </w:r>
      <w:r w:rsidR="00B515AA" w:rsidRPr="00C3347D">
        <w:rPr>
          <w:rFonts w:ascii="Verdana" w:hAnsi="Verdana"/>
        </w:rPr>
        <w:instrText xml:space="preserve"> REF _Ref509567271 \r \h  \* MERGEFORMAT </w:instrText>
      </w:r>
      <w:r w:rsidR="00B515AA" w:rsidRPr="00C3347D">
        <w:rPr>
          <w:rFonts w:ascii="Verdana" w:hAnsi="Verdana"/>
        </w:rPr>
      </w:r>
      <w:r w:rsidR="00B515AA" w:rsidRPr="00C3347D">
        <w:rPr>
          <w:rFonts w:ascii="Verdana" w:hAnsi="Verdana"/>
        </w:rPr>
        <w:fldChar w:fldCharType="separate"/>
      </w:r>
      <w:r w:rsidR="00835FB0">
        <w:rPr>
          <w:rFonts w:ascii="Verdana" w:hAnsi="Verdana"/>
        </w:rPr>
        <w:t>6.3</w:t>
      </w:r>
      <w:r w:rsidR="00B515AA" w:rsidRPr="00C3347D">
        <w:rPr>
          <w:rFonts w:ascii="Verdana" w:hAnsi="Verdana"/>
        </w:rPr>
        <w:fldChar w:fldCharType="end"/>
      </w:r>
      <w:r w:rsidR="00B515AA" w:rsidRPr="00C3347D">
        <w:rPr>
          <w:rFonts w:ascii="Verdana" w:hAnsi="Verdana"/>
        </w:rPr>
        <w:t>,</w:t>
      </w:r>
      <w:r w:rsidR="006C18B2">
        <w:rPr>
          <w:rFonts w:ascii="Verdana" w:hAnsi="Verdana"/>
        </w:rPr>
        <w:t xml:space="preserve"> </w:t>
      </w:r>
      <w:hyperlink w:anchor="_The_Client_must_1" w:history="1">
        <w:r w:rsidR="006C18B2" w:rsidRPr="006C18B2">
          <w:t>6.4</w:t>
        </w:r>
      </w:hyperlink>
      <w:r w:rsidR="006C18B2">
        <w:rPr>
          <w:rFonts w:ascii="Verdana" w:hAnsi="Verdana"/>
        </w:rPr>
        <w:t>,</w:t>
      </w:r>
      <w:r w:rsidR="00B515AA" w:rsidRPr="00C3347D">
        <w:rPr>
          <w:rFonts w:ascii="Verdana" w:hAnsi="Verdana"/>
        </w:rPr>
        <w:t xml:space="preserve"> </w:t>
      </w:r>
      <w:r w:rsidR="00B515AA" w:rsidRPr="00C3347D">
        <w:rPr>
          <w:rFonts w:ascii="Verdana" w:hAnsi="Verdana"/>
        </w:rPr>
        <w:fldChar w:fldCharType="begin"/>
      </w:r>
      <w:r w:rsidR="00B515AA" w:rsidRPr="00C3347D">
        <w:rPr>
          <w:rFonts w:ascii="Verdana" w:hAnsi="Verdana"/>
        </w:rPr>
        <w:instrText xml:space="preserve"> REF _Ref509567220 \r \h  \* MERGEFORMAT </w:instrText>
      </w:r>
      <w:r w:rsidR="00B515AA" w:rsidRPr="00C3347D">
        <w:rPr>
          <w:rFonts w:ascii="Verdana" w:hAnsi="Verdana"/>
        </w:rPr>
      </w:r>
      <w:r w:rsidR="00B515AA" w:rsidRPr="00C3347D">
        <w:rPr>
          <w:rFonts w:ascii="Verdana" w:hAnsi="Verdana"/>
        </w:rPr>
        <w:fldChar w:fldCharType="separate"/>
      </w:r>
      <w:r w:rsidR="00835FB0">
        <w:rPr>
          <w:rFonts w:ascii="Verdana" w:hAnsi="Verdana"/>
        </w:rPr>
        <w:t>8.5</w:t>
      </w:r>
      <w:r w:rsidR="00B515AA" w:rsidRPr="00C3347D">
        <w:rPr>
          <w:rFonts w:ascii="Verdana" w:hAnsi="Verdana"/>
        </w:rPr>
        <w:fldChar w:fldCharType="end"/>
      </w:r>
      <w:r w:rsidR="00C3347D">
        <w:rPr>
          <w:rFonts w:ascii="Verdana" w:hAnsi="Verdana"/>
        </w:rPr>
        <w:t xml:space="preserve">, </w:t>
      </w:r>
      <w:r w:rsidR="00891EEA" w:rsidRPr="00C3347D">
        <w:rPr>
          <w:rFonts w:ascii="Verdana" w:hAnsi="Verdana"/>
        </w:rPr>
        <w:fldChar w:fldCharType="begin"/>
      </w:r>
      <w:r w:rsidR="00891EEA" w:rsidRPr="00C3347D">
        <w:rPr>
          <w:rFonts w:ascii="Verdana" w:hAnsi="Verdana"/>
        </w:rPr>
        <w:instrText xml:space="preserve"> REF _Ref503970385 \r \h </w:instrText>
      </w:r>
      <w:r w:rsidR="00B63BEB" w:rsidRPr="00C3347D">
        <w:rPr>
          <w:rFonts w:ascii="Verdana" w:hAnsi="Verdana"/>
        </w:rPr>
        <w:instrText xml:space="preserve"> \* MERGEFORMAT </w:instrText>
      </w:r>
      <w:r w:rsidR="00891EEA" w:rsidRPr="00C3347D">
        <w:rPr>
          <w:rFonts w:ascii="Verdana" w:hAnsi="Verdana"/>
        </w:rPr>
      </w:r>
      <w:r w:rsidR="00891EEA" w:rsidRPr="00C3347D">
        <w:rPr>
          <w:rFonts w:ascii="Verdana" w:hAnsi="Verdana"/>
        </w:rPr>
        <w:fldChar w:fldCharType="separate"/>
      </w:r>
      <w:r w:rsidR="00835FB0">
        <w:rPr>
          <w:rFonts w:ascii="Verdana" w:hAnsi="Verdana"/>
        </w:rPr>
        <w:t>8.6</w:t>
      </w:r>
      <w:r w:rsidR="00891EEA" w:rsidRPr="00C3347D">
        <w:rPr>
          <w:rFonts w:ascii="Verdana" w:hAnsi="Verdana"/>
        </w:rPr>
        <w:fldChar w:fldCharType="end"/>
      </w:r>
      <w:r w:rsidR="00891EEA" w:rsidRPr="00C3347D">
        <w:rPr>
          <w:rFonts w:ascii="Verdana" w:hAnsi="Verdana"/>
        </w:rPr>
        <w:t>,</w:t>
      </w:r>
      <w:r w:rsidR="006C18B2">
        <w:rPr>
          <w:rFonts w:ascii="Verdana" w:hAnsi="Verdana"/>
        </w:rPr>
        <w:t xml:space="preserve"> 8.7,</w:t>
      </w:r>
      <w:r w:rsidR="005066B5" w:rsidRPr="00C3347D">
        <w:rPr>
          <w:rFonts w:ascii="Verdana" w:hAnsi="Verdana"/>
        </w:rPr>
        <w:t xml:space="preserve"> </w:t>
      </w:r>
      <w:r w:rsidR="00891EEA" w:rsidRPr="00C3347D">
        <w:rPr>
          <w:rFonts w:ascii="Verdana" w:hAnsi="Verdana"/>
        </w:rPr>
        <w:fldChar w:fldCharType="begin"/>
      </w:r>
      <w:r w:rsidR="00891EEA" w:rsidRPr="00C3347D">
        <w:rPr>
          <w:rFonts w:ascii="Verdana" w:hAnsi="Verdana"/>
        </w:rPr>
        <w:instrText xml:space="preserve"> REF _Ref503970392 \r \h </w:instrText>
      </w:r>
      <w:r w:rsidR="00B63BEB" w:rsidRPr="00C3347D">
        <w:rPr>
          <w:rFonts w:ascii="Verdana" w:hAnsi="Verdana"/>
        </w:rPr>
        <w:instrText xml:space="preserve"> \* MERGEFORMAT </w:instrText>
      </w:r>
      <w:r w:rsidR="00891EEA" w:rsidRPr="00C3347D">
        <w:rPr>
          <w:rFonts w:ascii="Verdana" w:hAnsi="Verdana"/>
        </w:rPr>
      </w:r>
      <w:r w:rsidR="00891EEA" w:rsidRPr="00C3347D">
        <w:rPr>
          <w:rFonts w:ascii="Verdana" w:hAnsi="Verdana"/>
        </w:rPr>
        <w:fldChar w:fldCharType="separate"/>
      </w:r>
      <w:r w:rsidR="00835FB0">
        <w:rPr>
          <w:rFonts w:ascii="Verdana" w:hAnsi="Verdana"/>
        </w:rPr>
        <w:t>10</w:t>
      </w:r>
      <w:r w:rsidR="00891EEA" w:rsidRPr="00C3347D">
        <w:rPr>
          <w:rFonts w:ascii="Verdana" w:hAnsi="Verdana"/>
        </w:rPr>
        <w:fldChar w:fldCharType="end"/>
      </w:r>
      <w:r w:rsidR="00891EEA" w:rsidRPr="00C3347D">
        <w:rPr>
          <w:rFonts w:ascii="Verdana" w:hAnsi="Verdana"/>
        </w:rPr>
        <w:t xml:space="preserve"> </w:t>
      </w:r>
      <w:r w:rsidR="00B515AA" w:rsidRPr="00C3347D">
        <w:rPr>
          <w:rFonts w:ascii="Verdana" w:hAnsi="Verdana"/>
        </w:rPr>
        <w:t>to</w:t>
      </w:r>
      <w:r w:rsidR="003E2FAF">
        <w:rPr>
          <w:rFonts w:ascii="Verdana" w:hAnsi="Verdana"/>
        </w:rPr>
        <w:t xml:space="preserve"> </w:t>
      </w:r>
      <w:r w:rsidR="00835FB0">
        <w:rPr>
          <w:rFonts w:ascii="Verdana" w:hAnsi="Verdana"/>
        </w:rPr>
        <w:fldChar w:fldCharType="begin"/>
      </w:r>
      <w:r w:rsidR="00835FB0">
        <w:rPr>
          <w:rFonts w:ascii="Verdana" w:hAnsi="Verdana"/>
        </w:rPr>
        <w:instrText xml:space="preserve"> REF _Ref9507530 \w \h </w:instrText>
      </w:r>
      <w:r w:rsidR="00835FB0">
        <w:rPr>
          <w:rFonts w:ascii="Verdana" w:hAnsi="Verdana"/>
        </w:rPr>
      </w:r>
      <w:r w:rsidR="00835FB0">
        <w:rPr>
          <w:rFonts w:ascii="Verdana" w:hAnsi="Verdana"/>
        </w:rPr>
        <w:fldChar w:fldCharType="separate"/>
      </w:r>
      <w:r w:rsidR="00835FB0">
        <w:rPr>
          <w:rFonts w:ascii="Verdana" w:hAnsi="Verdana"/>
        </w:rPr>
        <w:t>15</w:t>
      </w:r>
      <w:r w:rsidR="00835FB0">
        <w:rPr>
          <w:rFonts w:ascii="Verdana" w:hAnsi="Verdana"/>
        </w:rPr>
        <w:fldChar w:fldCharType="end"/>
      </w:r>
      <w:r w:rsidR="00891EEA" w:rsidRPr="00C3347D">
        <w:rPr>
          <w:rFonts w:ascii="Verdana" w:hAnsi="Verdana"/>
        </w:rPr>
        <w:t xml:space="preserve">, </w:t>
      </w:r>
      <w:r w:rsidR="006C18B2">
        <w:rPr>
          <w:rFonts w:ascii="Verdana" w:hAnsi="Verdana"/>
        </w:rPr>
        <w:t>16</w:t>
      </w:r>
      <w:r w:rsidR="003E2FAF">
        <w:rPr>
          <w:rFonts w:ascii="Verdana" w:hAnsi="Verdana"/>
        </w:rPr>
        <w:t>.7</w:t>
      </w:r>
      <w:r w:rsidR="00891EEA" w:rsidRPr="00C3347D">
        <w:rPr>
          <w:rFonts w:ascii="Verdana" w:hAnsi="Verdana"/>
        </w:rPr>
        <w:t xml:space="preserve"> </w:t>
      </w:r>
      <w:r w:rsidR="00B515AA" w:rsidRPr="00C3347D">
        <w:rPr>
          <w:rFonts w:ascii="Verdana" w:hAnsi="Verdana"/>
        </w:rPr>
        <w:t xml:space="preserve">and </w:t>
      </w:r>
      <w:r w:rsidR="00835FB0">
        <w:rPr>
          <w:rFonts w:ascii="Verdana" w:hAnsi="Verdana"/>
        </w:rPr>
        <w:fldChar w:fldCharType="begin"/>
      </w:r>
      <w:r w:rsidR="00835FB0">
        <w:rPr>
          <w:rFonts w:ascii="Verdana" w:hAnsi="Verdana"/>
        </w:rPr>
        <w:instrText xml:space="preserve"> REF _Ref489019769 \w \h </w:instrText>
      </w:r>
      <w:r w:rsidR="00835FB0">
        <w:rPr>
          <w:rFonts w:ascii="Verdana" w:hAnsi="Verdana"/>
        </w:rPr>
      </w:r>
      <w:r w:rsidR="00835FB0">
        <w:rPr>
          <w:rFonts w:ascii="Verdana" w:hAnsi="Verdana"/>
        </w:rPr>
        <w:fldChar w:fldCharType="separate"/>
      </w:r>
      <w:r w:rsidR="00835FB0">
        <w:rPr>
          <w:rFonts w:ascii="Verdana" w:hAnsi="Verdana"/>
        </w:rPr>
        <w:t>18</w:t>
      </w:r>
      <w:r w:rsidR="00835FB0">
        <w:rPr>
          <w:rFonts w:ascii="Verdana" w:hAnsi="Verdana"/>
        </w:rPr>
        <w:fldChar w:fldCharType="end"/>
      </w:r>
      <w:r w:rsidR="00C3347D">
        <w:rPr>
          <w:rFonts w:ascii="Verdana" w:hAnsi="Verdana"/>
        </w:rPr>
        <w:t>,</w:t>
      </w:r>
      <w:r w:rsidR="005066B5" w:rsidRPr="00C3347D">
        <w:rPr>
          <w:rFonts w:ascii="Verdana" w:hAnsi="Verdana"/>
        </w:rPr>
        <w:t xml:space="preserve"> and any other clauses intended to survive termination or expiry</w:t>
      </w:r>
      <w:r w:rsidR="004A38E2" w:rsidRPr="00C3347D">
        <w:rPr>
          <w:rFonts w:ascii="Verdana" w:hAnsi="Verdana"/>
        </w:rPr>
        <w:t>,</w:t>
      </w:r>
      <w:r w:rsidR="005066B5" w:rsidRPr="00C3347D">
        <w:rPr>
          <w:rFonts w:ascii="Verdana" w:hAnsi="Verdana"/>
        </w:rPr>
        <w:t xml:space="preserve"> continue in force</w:t>
      </w:r>
      <w:r w:rsidR="00B80D1E" w:rsidRPr="00C3347D">
        <w:rPr>
          <w:rFonts w:ascii="Verdana" w:hAnsi="Verdana"/>
        </w:rPr>
        <w:t xml:space="preserve">; </w:t>
      </w:r>
      <w:r w:rsidR="00E861DF" w:rsidRPr="00C3347D">
        <w:rPr>
          <w:rFonts w:ascii="Verdana" w:hAnsi="Verdana"/>
        </w:rPr>
        <w:t>and</w:t>
      </w:r>
    </w:p>
    <w:p w14:paraId="2957B0DF" w14:textId="77777777" w:rsidR="0035380A" w:rsidRPr="00FE60E6" w:rsidRDefault="00B80D1E" w:rsidP="00BE0A70">
      <w:pPr>
        <w:pStyle w:val="Heading3"/>
        <w:widowControl w:val="0"/>
        <w:numPr>
          <w:ilvl w:val="0"/>
          <w:numId w:val="10"/>
        </w:numPr>
        <w:rPr>
          <w:rFonts w:ascii="Verdana" w:hAnsi="Verdana"/>
        </w:rPr>
      </w:pPr>
      <w:r w:rsidRPr="00FE60E6">
        <w:rPr>
          <w:rFonts w:ascii="Verdana" w:hAnsi="Verdana"/>
        </w:rPr>
        <w:t>e</w:t>
      </w:r>
      <w:r w:rsidR="0035380A" w:rsidRPr="00FE60E6">
        <w:rPr>
          <w:rFonts w:ascii="Verdana" w:hAnsi="Verdana"/>
        </w:rPr>
        <w:t>ach</w:t>
      </w:r>
      <w:r w:rsidR="0035380A" w:rsidRPr="00FE60E6">
        <w:rPr>
          <w:rFonts w:ascii="Verdana" w:hAnsi="Verdana"/>
          <w:spacing w:val="46"/>
        </w:rPr>
        <w:t xml:space="preserve"> </w:t>
      </w:r>
      <w:r w:rsidR="0035380A" w:rsidRPr="00FE60E6">
        <w:rPr>
          <w:rFonts w:ascii="Verdana" w:hAnsi="Verdana"/>
        </w:rPr>
        <w:t>party</w:t>
      </w:r>
      <w:r w:rsidR="0035380A" w:rsidRPr="00FE60E6">
        <w:rPr>
          <w:rFonts w:ascii="Verdana" w:hAnsi="Verdana"/>
          <w:spacing w:val="46"/>
        </w:rPr>
        <w:t xml:space="preserve"> </w:t>
      </w:r>
      <w:r w:rsidR="004008DB" w:rsidRPr="00FE60E6">
        <w:rPr>
          <w:rFonts w:ascii="Verdana" w:hAnsi="Verdana"/>
        </w:rPr>
        <w:t>must</w:t>
      </w:r>
      <w:r w:rsidR="0035380A" w:rsidRPr="00FE60E6">
        <w:rPr>
          <w:rFonts w:ascii="Verdana" w:hAnsi="Verdana"/>
          <w:spacing w:val="43"/>
        </w:rPr>
        <w:t xml:space="preserve"> </w:t>
      </w:r>
      <w:r w:rsidR="0035380A" w:rsidRPr="00FE60E6">
        <w:rPr>
          <w:rFonts w:ascii="Verdana" w:hAnsi="Verdana"/>
        </w:rPr>
        <w:t>promptly</w:t>
      </w:r>
      <w:r w:rsidR="0035380A" w:rsidRPr="00FE60E6">
        <w:rPr>
          <w:rFonts w:ascii="Verdana" w:hAnsi="Verdana"/>
          <w:spacing w:val="46"/>
        </w:rPr>
        <w:t xml:space="preserve"> </w:t>
      </w:r>
      <w:r w:rsidR="0035380A" w:rsidRPr="00FE60E6">
        <w:rPr>
          <w:rFonts w:ascii="Verdana" w:hAnsi="Verdana"/>
        </w:rPr>
        <w:t>return</w:t>
      </w:r>
      <w:r w:rsidR="0035380A" w:rsidRPr="00FE60E6">
        <w:rPr>
          <w:rFonts w:ascii="Verdana" w:hAnsi="Verdana"/>
          <w:spacing w:val="45"/>
        </w:rPr>
        <w:t xml:space="preserve"> </w:t>
      </w:r>
      <w:r w:rsidR="0035380A" w:rsidRPr="00FE60E6">
        <w:rPr>
          <w:rFonts w:ascii="Verdana" w:hAnsi="Verdana"/>
        </w:rPr>
        <w:t>to</w:t>
      </w:r>
      <w:r w:rsidR="0035380A" w:rsidRPr="00FE60E6">
        <w:rPr>
          <w:rFonts w:ascii="Verdana" w:hAnsi="Verdana"/>
          <w:spacing w:val="43"/>
        </w:rPr>
        <w:t xml:space="preserve"> </w:t>
      </w:r>
      <w:r w:rsidR="0035380A" w:rsidRPr="00FE60E6">
        <w:rPr>
          <w:rFonts w:ascii="Verdana" w:hAnsi="Verdana"/>
        </w:rPr>
        <w:t>the</w:t>
      </w:r>
      <w:r w:rsidR="0035380A" w:rsidRPr="00FE60E6">
        <w:rPr>
          <w:rFonts w:ascii="Verdana" w:hAnsi="Verdana"/>
          <w:spacing w:val="47"/>
        </w:rPr>
        <w:t xml:space="preserve"> </w:t>
      </w:r>
      <w:r w:rsidR="0035380A" w:rsidRPr="00FE60E6">
        <w:rPr>
          <w:rFonts w:ascii="Verdana" w:hAnsi="Verdana"/>
        </w:rPr>
        <w:t>other</w:t>
      </w:r>
      <w:r w:rsidR="0035380A" w:rsidRPr="00FE60E6">
        <w:rPr>
          <w:rFonts w:ascii="Verdana" w:hAnsi="Verdana"/>
          <w:spacing w:val="44"/>
        </w:rPr>
        <w:t xml:space="preserve"> </w:t>
      </w:r>
      <w:r w:rsidR="0035380A" w:rsidRPr="00FE60E6">
        <w:rPr>
          <w:rFonts w:ascii="Verdana" w:hAnsi="Verdana"/>
        </w:rPr>
        <w:t>all</w:t>
      </w:r>
      <w:r w:rsidR="0035380A" w:rsidRPr="00FE60E6">
        <w:rPr>
          <w:rFonts w:ascii="Verdana" w:hAnsi="Verdana"/>
          <w:spacing w:val="45"/>
        </w:rPr>
        <w:t xml:space="preserve"> </w:t>
      </w:r>
      <w:r w:rsidR="0035380A" w:rsidRPr="00FE60E6">
        <w:rPr>
          <w:rFonts w:ascii="Verdana" w:hAnsi="Verdana"/>
        </w:rPr>
        <w:t>documents,</w:t>
      </w:r>
      <w:r w:rsidR="0035380A" w:rsidRPr="00FE60E6">
        <w:rPr>
          <w:rFonts w:ascii="Verdana" w:hAnsi="Verdana"/>
          <w:spacing w:val="46"/>
        </w:rPr>
        <w:t xml:space="preserve"> </w:t>
      </w:r>
      <w:r w:rsidR="0035380A" w:rsidRPr="00FE60E6">
        <w:rPr>
          <w:rFonts w:ascii="Verdana" w:hAnsi="Verdana"/>
        </w:rPr>
        <w:t>materials</w:t>
      </w:r>
      <w:r w:rsidR="0035380A" w:rsidRPr="00FE60E6">
        <w:rPr>
          <w:rFonts w:ascii="Verdana" w:hAnsi="Verdana"/>
          <w:spacing w:val="45"/>
        </w:rPr>
        <w:t xml:space="preserve"> </w:t>
      </w:r>
      <w:r w:rsidR="0035380A" w:rsidRPr="00FE60E6">
        <w:rPr>
          <w:rFonts w:ascii="Verdana" w:hAnsi="Verdana"/>
        </w:rPr>
        <w:t>and</w:t>
      </w:r>
      <w:r w:rsidR="0035380A" w:rsidRPr="00FE60E6">
        <w:rPr>
          <w:rFonts w:ascii="Verdana" w:hAnsi="Verdana"/>
          <w:spacing w:val="47"/>
        </w:rPr>
        <w:t xml:space="preserve"> </w:t>
      </w:r>
      <w:r w:rsidR="0035380A" w:rsidRPr="00FE60E6">
        <w:rPr>
          <w:rFonts w:ascii="Verdana" w:hAnsi="Verdana"/>
        </w:rPr>
        <w:t>other</w:t>
      </w:r>
      <w:r w:rsidR="0035380A" w:rsidRPr="00FE60E6">
        <w:rPr>
          <w:rFonts w:ascii="Verdana" w:hAnsi="Verdana"/>
          <w:spacing w:val="47"/>
        </w:rPr>
        <w:t xml:space="preserve"> </w:t>
      </w:r>
      <w:r w:rsidR="0035380A" w:rsidRPr="00FE60E6">
        <w:rPr>
          <w:rFonts w:ascii="Verdana" w:hAnsi="Verdana"/>
        </w:rPr>
        <w:t>items</w:t>
      </w:r>
      <w:r w:rsidR="0035380A" w:rsidRPr="00FE60E6">
        <w:rPr>
          <w:rFonts w:ascii="Verdana" w:hAnsi="Verdana"/>
          <w:spacing w:val="81"/>
          <w:w w:val="99"/>
        </w:rPr>
        <w:t xml:space="preserve"> </w:t>
      </w:r>
      <w:r w:rsidR="0035380A" w:rsidRPr="00FE60E6">
        <w:rPr>
          <w:rFonts w:ascii="Verdana" w:hAnsi="Verdana"/>
        </w:rPr>
        <w:t>belonging</w:t>
      </w:r>
      <w:r w:rsidR="0035380A" w:rsidRPr="00FE60E6">
        <w:rPr>
          <w:rFonts w:ascii="Verdana" w:hAnsi="Verdana"/>
          <w:spacing w:val="2"/>
        </w:rPr>
        <w:t xml:space="preserve"> </w:t>
      </w:r>
      <w:r w:rsidR="0035380A" w:rsidRPr="00FE60E6">
        <w:rPr>
          <w:rFonts w:ascii="Verdana" w:hAnsi="Verdana"/>
        </w:rPr>
        <w:t>to</w:t>
      </w:r>
      <w:r w:rsidR="0035380A" w:rsidRPr="00FE60E6">
        <w:rPr>
          <w:rFonts w:ascii="Verdana" w:hAnsi="Verdana"/>
          <w:spacing w:val="3"/>
        </w:rPr>
        <w:t xml:space="preserve"> </w:t>
      </w:r>
      <w:r w:rsidR="0035380A" w:rsidRPr="00FE60E6">
        <w:rPr>
          <w:rFonts w:ascii="Verdana" w:hAnsi="Verdana"/>
        </w:rPr>
        <w:t>the</w:t>
      </w:r>
      <w:r w:rsidR="0035380A" w:rsidRPr="00FE60E6">
        <w:rPr>
          <w:rFonts w:ascii="Verdana" w:hAnsi="Verdana"/>
          <w:spacing w:val="2"/>
        </w:rPr>
        <w:t xml:space="preserve"> </w:t>
      </w:r>
      <w:r w:rsidR="0035380A" w:rsidRPr="00FE60E6">
        <w:rPr>
          <w:rFonts w:ascii="Verdana" w:hAnsi="Verdana"/>
        </w:rPr>
        <w:t>other</w:t>
      </w:r>
      <w:r w:rsidR="0035380A" w:rsidRPr="00FE60E6">
        <w:rPr>
          <w:rFonts w:ascii="Verdana" w:hAnsi="Verdana"/>
          <w:spacing w:val="1"/>
        </w:rPr>
        <w:t xml:space="preserve"> </w:t>
      </w:r>
      <w:r w:rsidR="0035380A" w:rsidRPr="00FE60E6">
        <w:rPr>
          <w:rFonts w:ascii="Verdana" w:hAnsi="Verdana"/>
        </w:rPr>
        <w:t>party</w:t>
      </w:r>
      <w:r w:rsidR="0035380A" w:rsidRPr="00FE60E6">
        <w:rPr>
          <w:rFonts w:ascii="Verdana" w:hAnsi="Verdana"/>
          <w:spacing w:val="1"/>
        </w:rPr>
        <w:t xml:space="preserve"> </w:t>
      </w:r>
      <w:r w:rsidR="0035380A" w:rsidRPr="00FE60E6">
        <w:rPr>
          <w:rFonts w:ascii="Verdana" w:hAnsi="Verdana"/>
        </w:rPr>
        <w:t>and</w:t>
      </w:r>
      <w:r w:rsidR="0035380A" w:rsidRPr="00FE60E6">
        <w:rPr>
          <w:rFonts w:ascii="Verdana" w:hAnsi="Verdana"/>
          <w:spacing w:val="4"/>
        </w:rPr>
        <w:t xml:space="preserve"> </w:t>
      </w:r>
      <w:r w:rsidR="0035380A" w:rsidRPr="00FE60E6">
        <w:rPr>
          <w:rFonts w:ascii="Verdana" w:hAnsi="Verdana"/>
        </w:rPr>
        <w:t>in</w:t>
      </w:r>
      <w:r w:rsidR="0035380A" w:rsidRPr="00FE60E6">
        <w:rPr>
          <w:rFonts w:ascii="Verdana" w:hAnsi="Verdana"/>
          <w:spacing w:val="4"/>
        </w:rPr>
        <w:t xml:space="preserve"> </w:t>
      </w:r>
      <w:r w:rsidR="0035380A" w:rsidRPr="00FE60E6">
        <w:rPr>
          <w:rFonts w:ascii="Verdana" w:hAnsi="Verdana"/>
        </w:rPr>
        <w:t>its</w:t>
      </w:r>
      <w:r w:rsidR="0035380A" w:rsidRPr="00FE60E6">
        <w:rPr>
          <w:rFonts w:ascii="Verdana" w:hAnsi="Verdana"/>
          <w:spacing w:val="2"/>
        </w:rPr>
        <w:t xml:space="preserve"> </w:t>
      </w:r>
      <w:r w:rsidR="0035380A" w:rsidRPr="00FE60E6">
        <w:rPr>
          <w:rFonts w:ascii="Verdana" w:hAnsi="Verdana"/>
        </w:rPr>
        <w:t>possession</w:t>
      </w:r>
      <w:r w:rsidR="0035380A" w:rsidRPr="00FE60E6">
        <w:rPr>
          <w:rFonts w:ascii="Verdana" w:hAnsi="Verdana"/>
          <w:spacing w:val="4"/>
        </w:rPr>
        <w:t xml:space="preserve"> </w:t>
      </w:r>
      <w:r w:rsidR="00603A69">
        <w:rPr>
          <w:rFonts w:ascii="Verdana" w:hAnsi="Verdana"/>
          <w:spacing w:val="4"/>
        </w:rPr>
        <w:t xml:space="preserve">in connection with the </w:t>
      </w:r>
      <w:r w:rsidR="00952D6B" w:rsidRPr="001009FF">
        <w:rPr>
          <w:rFonts w:ascii="Verdana" w:hAnsi="Verdana"/>
          <w:spacing w:val="4"/>
        </w:rPr>
        <w:t>Agreement</w:t>
      </w:r>
      <w:r w:rsidR="00603A69">
        <w:rPr>
          <w:rFonts w:ascii="Verdana" w:hAnsi="Verdana"/>
          <w:spacing w:val="4"/>
        </w:rPr>
        <w:t xml:space="preserve"> or the Statement of Work (as applicable) </w:t>
      </w:r>
      <w:r w:rsidR="0035380A" w:rsidRPr="00FE60E6">
        <w:rPr>
          <w:rFonts w:ascii="Verdana" w:hAnsi="Verdana"/>
        </w:rPr>
        <w:t>at</w:t>
      </w:r>
      <w:r w:rsidR="0035380A" w:rsidRPr="00FE60E6">
        <w:rPr>
          <w:rFonts w:ascii="Verdana" w:hAnsi="Verdana"/>
          <w:spacing w:val="4"/>
        </w:rPr>
        <w:t xml:space="preserve"> </w:t>
      </w:r>
      <w:r w:rsidR="0035380A" w:rsidRPr="00FE60E6">
        <w:rPr>
          <w:rFonts w:ascii="Verdana" w:hAnsi="Verdana"/>
        </w:rPr>
        <w:t>the time</w:t>
      </w:r>
      <w:r w:rsidR="0035380A" w:rsidRPr="00FE60E6">
        <w:rPr>
          <w:rFonts w:ascii="Verdana" w:hAnsi="Verdana"/>
          <w:spacing w:val="3"/>
        </w:rPr>
        <w:t xml:space="preserve"> </w:t>
      </w:r>
      <w:r w:rsidR="0035380A" w:rsidRPr="00FE60E6">
        <w:rPr>
          <w:rFonts w:ascii="Verdana" w:hAnsi="Verdana"/>
        </w:rPr>
        <w:t>of</w:t>
      </w:r>
      <w:r w:rsidR="0035380A" w:rsidRPr="00FE60E6">
        <w:rPr>
          <w:rFonts w:ascii="Verdana" w:hAnsi="Verdana"/>
          <w:spacing w:val="65"/>
        </w:rPr>
        <w:t xml:space="preserve"> </w:t>
      </w:r>
      <w:r w:rsidR="0035380A" w:rsidRPr="00FE60E6">
        <w:rPr>
          <w:rFonts w:ascii="Verdana" w:hAnsi="Verdana"/>
        </w:rPr>
        <w:t>terminatio</w:t>
      </w:r>
      <w:r w:rsidR="0091025F" w:rsidRPr="00FE60E6">
        <w:rPr>
          <w:rFonts w:ascii="Verdana" w:hAnsi="Verdana"/>
        </w:rPr>
        <w:t>n</w:t>
      </w:r>
      <w:r w:rsidR="004008DB" w:rsidRPr="00FE60E6">
        <w:rPr>
          <w:rFonts w:ascii="Verdana" w:hAnsi="Verdana"/>
        </w:rPr>
        <w:t xml:space="preserve"> or expiry</w:t>
      </w:r>
      <w:r w:rsidR="00E861DF" w:rsidRPr="00FE60E6">
        <w:rPr>
          <w:rFonts w:ascii="Verdana" w:hAnsi="Verdana"/>
        </w:rPr>
        <w:t>.</w:t>
      </w:r>
    </w:p>
    <w:p w14:paraId="242918C1" w14:textId="77777777" w:rsidR="002D0C62" w:rsidRPr="00FE60E6" w:rsidRDefault="002D0C62" w:rsidP="005400C3">
      <w:pPr>
        <w:pStyle w:val="BodyText"/>
        <w:numPr>
          <w:ilvl w:val="0"/>
          <w:numId w:val="2"/>
        </w:numPr>
        <w:tabs>
          <w:tab w:val="left" w:pos="540"/>
        </w:tabs>
        <w:kinsoku w:val="0"/>
        <w:overflowPunct w:val="0"/>
        <w:spacing w:before="120" w:after="120"/>
        <w:ind w:left="357"/>
        <w:rPr>
          <w:rFonts w:ascii="Verdana" w:hAnsi="Verdana" w:cs="Arial"/>
          <w:bCs/>
          <w:spacing w:val="-1"/>
          <w:sz w:val="18"/>
          <w:szCs w:val="18"/>
        </w:rPr>
      </w:pPr>
      <w:bookmarkStart w:id="57" w:name="_Ref404882888"/>
      <w:bookmarkStart w:id="58" w:name="_Toc405440783"/>
      <w:bookmarkStart w:id="59" w:name="_Toc437269720"/>
      <w:r w:rsidRPr="00FE60E6">
        <w:rPr>
          <w:rFonts w:ascii="Verdana" w:hAnsi="Verdana" w:cs="Arial"/>
          <w:b/>
          <w:spacing w:val="-1"/>
          <w:sz w:val="18"/>
          <w:szCs w:val="18"/>
        </w:rPr>
        <w:t>FORCE MAJEURE</w:t>
      </w:r>
      <w:bookmarkEnd w:id="57"/>
      <w:bookmarkEnd w:id="58"/>
      <w:bookmarkEnd w:id="59"/>
    </w:p>
    <w:p w14:paraId="57A7715D" w14:textId="77777777" w:rsidR="00EC1B2F" w:rsidRPr="00FE60E6" w:rsidRDefault="002D0C62" w:rsidP="005400C3">
      <w:pPr>
        <w:pStyle w:val="Heading2"/>
        <w:widowControl w:val="0"/>
        <w:ind w:left="567" w:hanging="567"/>
        <w:rPr>
          <w:rFonts w:ascii="Verdana" w:hAnsi="Verdana"/>
        </w:rPr>
      </w:pPr>
      <w:bookmarkStart w:id="60" w:name="_Ref503952007"/>
      <w:bookmarkStart w:id="61" w:name="_Ref404882940"/>
      <w:r w:rsidRPr="00FE60E6">
        <w:rPr>
          <w:rFonts w:ascii="Verdana" w:hAnsi="Verdana"/>
        </w:rPr>
        <w:t xml:space="preserve">A party </w:t>
      </w:r>
      <w:r w:rsidR="008653E2" w:rsidRPr="00FE60E6">
        <w:rPr>
          <w:rFonts w:ascii="Verdana" w:hAnsi="Verdana"/>
        </w:rPr>
        <w:t>will</w:t>
      </w:r>
      <w:r w:rsidRPr="00FE60E6">
        <w:rPr>
          <w:rFonts w:ascii="Verdana" w:hAnsi="Verdana"/>
        </w:rPr>
        <w:t xml:space="preserve"> not be liable for any failure or delay in </w:t>
      </w:r>
      <w:r w:rsidR="00EC1B2F" w:rsidRPr="00FE60E6">
        <w:rPr>
          <w:rFonts w:ascii="Verdana" w:hAnsi="Verdana"/>
        </w:rPr>
        <w:t xml:space="preserve">the </w:t>
      </w:r>
      <w:r w:rsidRPr="00FE60E6">
        <w:rPr>
          <w:rFonts w:ascii="Verdana" w:hAnsi="Verdana"/>
        </w:rPr>
        <w:t xml:space="preserve">performance of </w:t>
      </w:r>
      <w:r w:rsidR="00EC1B2F" w:rsidRPr="00FE60E6">
        <w:rPr>
          <w:rFonts w:ascii="Verdana" w:hAnsi="Verdana"/>
        </w:rPr>
        <w:t>its</w:t>
      </w:r>
      <w:r w:rsidRPr="00FE60E6">
        <w:rPr>
          <w:rFonts w:ascii="Verdana" w:hAnsi="Verdana"/>
        </w:rPr>
        <w:t xml:space="preserve"> obligations under this </w:t>
      </w:r>
      <w:r w:rsidR="00952D6B" w:rsidRPr="001009FF">
        <w:rPr>
          <w:rFonts w:ascii="Verdana" w:hAnsi="Verdana"/>
        </w:rPr>
        <w:t>Agreement</w:t>
      </w:r>
      <w:r w:rsidRPr="00FE60E6">
        <w:rPr>
          <w:rFonts w:ascii="Verdana" w:hAnsi="Verdana"/>
        </w:rPr>
        <w:t xml:space="preserve"> to the extent such failure or delay is due to a Force Majeure Event</w:t>
      </w:r>
      <w:r w:rsidR="00EC1B2F" w:rsidRPr="00FE60E6">
        <w:rPr>
          <w:rFonts w:ascii="Verdana" w:hAnsi="Verdana"/>
        </w:rPr>
        <w:t xml:space="preserve">, </w:t>
      </w:r>
      <w:proofErr w:type="gramStart"/>
      <w:r w:rsidR="00EC1B2F" w:rsidRPr="00FE60E6">
        <w:rPr>
          <w:rFonts w:ascii="Verdana" w:hAnsi="Verdana"/>
        </w:rPr>
        <w:t>provided that</w:t>
      </w:r>
      <w:proofErr w:type="gramEnd"/>
      <w:r w:rsidR="00EC1B2F" w:rsidRPr="00FE60E6">
        <w:rPr>
          <w:rFonts w:ascii="Verdana" w:hAnsi="Verdana"/>
        </w:rPr>
        <w:t xml:space="preserve"> it:</w:t>
      </w:r>
      <w:bookmarkEnd w:id="60"/>
    </w:p>
    <w:p w14:paraId="4DB4E10A" w14:textId="77777777" w:rsidR="00F87821" w:rsidRPr="00FE60E6" w:rsidRDefault="00F87821" w:rsidP="00BE0A70">
      <w:pPr>
        <w:pStyle w:val="Heading3"/>
        <w:widowControl w:val="0"/>
        <w:numPr>
          <w:ilvl w:val="0"/>
          <w:numId w:val="6"/>
        </w:numPr>
        <w:rPr>
          <w:rFonts w:ascii="Verdana" w:hAnsi="Verdana"/>
          <w:spacing w:val="-1"/>
        </w:rPr>
      </w:pPr>
      <w:r w:rsidRPr="00FE60E6">
        <w:rPr>
          <w:rFonts w:ascii="Verdana" w:hAnsi="Verdana"/>
        </w:rPr>
        <w:t>notifies the other party (</w:t>
      </w:r>
      <w:r w:rsidRPr="00FE60E6">
        <w:rPr>
          <w:rFonts w:ascii="Verdana" w:hAnsi="Verdana"/>
          <w:b/>
        </w:rPr>
        <w:t>non-affected party</w:t>
      </w:r>
      <w:r w:rsidRPr="00FE60E6">
        <w:rPr>
          <w:rFonts w:ascii="Verdana" w:hAnsi="Verdana"/>
        </w:rPr>
        <w:t xml:space="preserve">) as soon as practicable of the nature and expected duration of the Force Majeure </w:t>
      </w:r>
      <w:proofErr w:type="gramStart"/>
      <w:r w:rsidRPr="00FE60E6">
        <w:rPr>
          <w:rFonts w:ascii="Verdana" w:hAnsi="Verdana"/>
        </w:rPr>
        <w:t>Event;</w:t>
      </w:r>
      <w:proofErr w:type="gramEnd"/>
    </w:p>
    <w:p w14:paraId="2F2A17D2" w14:textId="77777777" w:rsidR="00F87821" w:rsidRPr="00FE60E6" w:rsidRDefault="00F87821" w:rsidP="00BE0A70">
      <w:pPr>
        <w:pStyle w:val="Heading3"/>
        <w:widowControl w:val="0"/>
        <w:numPr>
          <w:ilvl w:val="0"/>
          <w:numId w:val="6"/>
        </w:numPr>
        <w:rPr>
          <w:rFonts w:ascii="Verdana" w:hAnsi="Verdana"/>
          <w:spacing w:val="-1"/>
        </w:rPr>
      </w:pPr>
      <w:r w:rsidRPr="00FE60E6">
        <w:rPr>
          <w:rFonts w:ascii="Verdana" w:hAnsi="Verdana"/>
        </w:rPr>
        <w:t xml:space="preserve">uses all reasonable efforts to mitigate the effect of the Force Majeure Event and to carry out its obligations under this </w:t>
      </w:r>
      <w:r w:rsidR="00952D6B" w:rsidRPr="00D47DF3">
        <w:rPr>
          <w:rFonts w:ascii="Verdana" w:hAnsi="Verdana"/>
        </w:rPr>
        <w:t>Agreement</w:t>
      </w:r>
      <w:r w:rsidRPr="00FE60E6">
        <w:rPr>
          <w:rFonts w:ascii="Verdana" w:hAnsi="Verdana"/>
        </w:rPr>
        <w:t xml:space="preserve"> to the extent practicable; and</w:t>
      </w:r>
    </w:p>
    <w:p w14:paraId="7CE0AF4C" w14:textId="77777777" w:rsidR="002D0C62" w:rsidRPr="00FE60E6" w:rsidRDefault="00F87821" w:rsidP="00BE0A70">
      <w:pPr>
        <w:pStyle w:val="Heading3"/>
        <w:widowControl w:val="0"/>
        <w:numPr>
          <w:ilvl w:val="0"/>
          <w:numId w:val="6"/>
        </w:numPr>
        <w:rPr>
          <w:rFonts w:ascii="Verdana" w:hAnsi="Verdana"/>
          <w:spacing w:val="-1"/>
        </w:rPr>
      </w:pPr>
      <w:r w:rsidRPr="00FE60E6">
        <w:rPr>
          <w:rFonts w:ascii="Verdana" w:hAnsi="Verdana"/>
        </w:rPr>
        <w:t>resumes full performance as soon as practicable</w:t>
      </w:r>
      <w:r w:rsidR="00EC1649" w:rsidRPr="00FE60E6">
        <w:rPr>
          <w:rFonts w:ascii="Verdana" w:hAnsi="Verdana"/>
          <w:spacing w:val="-1"/>
        </w:rPr>
        <w:t xml:space="preserve">. </w:t>
      </w:r>
      <w:bookmarkEnd w:id="61"/>
    </w:p>
    <w:p w14:paraId="52B1F8E9" w14:textId="77777777" w:rsidR="004008DB" w:rsidRPr="00FE60E6" w:rsidRDefault="004008DB" w:rsidP="005400C3">
      <w:pPr>
        <w:pStyle w:val="Heading2"/>
        <w:widowControl w:val="0"/>
        <w:ind w:left="567" w:hanging="567"/>
        <w:rPr>
          <w:rFonts w:ascii="Verdana" w:hAnsi="Verdana"/>
        </w:rPr>
      </w:pPr>
      <w:r w:rsidRPr="00FE60E6">
        <w:rPr>
          <w:rFonts w:ascii="Verdana" w:hAnsi="Verdana"/>
        </w:rPr>
        <w:t xml:space="preserve">The date for performance of each party’s obligations shall be extended by a period equivalent to the period </w:t>
      </w:r>
      <w:r w:rsidR="002249DA" w:rsidRPr="00FE60E6">
        <w:rPr>
          <w:rFonts w:ascii="Verdana" w:hAnsi="Verdana"/>
        </w:rPr>
        <w:t>for which liability is excused under clause</w:t>
      </w:r>
      <w:r w:rsidR="00C21BB4">
        <w:rPr>
          <w:rFonts w:ascii="Verdana" w:hAnsi="Verdana"/>
        </w:rPr>
        <w:t xml:space="preserve"> </w:t>
      </w:r>
      <w:r w:rsidR="00C21BB4">
        <w:rPr>
          <w:rFonts w:ascii="Verdana" w:hAnsi="Verdana"/>
        </w:rPr>
        <w:fldChar w:fldCharType="begin"/>
      </w:r>
      <w:r w:rsidR="00C21BB4">
        <w:rPr>
          <w:rFonts w:ascii="Verdana" w:hAnsi="Verdana"/>
        </w:rPr>
        <w:instrText xml:space="preserve"> REF _Ref503952007 \r \h </w:instrText>
      </w:r>
      <w:r w:rsidR="00C21BB4">
        <w:rPr>
          <w:rFonts w:ascii="Verdana" w:hAnsi="Verdana"/>
        </w:rPr>
      </w:r>
      <w:r w:rsidR="00C21BB4">
        <w:rPr>
          <w:rFonts w:ascii="Verdana" w:hAnsi="Verdana"/>
        </w:rPr>
        <w:fldChar w:fldCharType="separate"/>
      </w:r>
      <w:r w:rsidR="00C21BB4">
        <w:rPr>
          <w:rFonts w:ascii="Verdana" w:hAnsi="Verdana"/>
        </w:rPr>
        <w:t>17.1</w:t>
      </w:r>
      <w:r w:rsidR="00C21BB4">
        <w:rPr>
          <w:rFonts w:ascii="Verdana" w:hAnsi="Verdana"/>
        </w:rPr>
        <w:fldChar w:fldCharType="end"/>
      </w:r>
      <w:r w:rsidRPr="00FE60E6">
        <w:rPr>
          <w:rFonts w:ascii="Verdana" w:hAnsi="Verdana"/>
        </w:rPr>
        <w:t>.</w:t>
      </w:r>
    </w:p>
    <w:p w14:paraId="10A6D7B1" w14:textId="77777777" w:rsidR="0035380A" w:rsidRPr="00FE60E6" w:rsidRDefault="0035380A" w:rsidP="005400C3">
      <w:pPr>
        <w:pStyle w:val="BodyText"/>
        <w:numPr>
          <w:ilvl w:val="0"/>
          <w:numId w:val="2"/>
        </w:numPr>
        <w:tabs>
          <w:tab w:val="left" w:pos="540"/>
        </w:tabs>
        <w:kinsoku w:val="0"/>
        <w:overflowPunct w:val="0"/>
        <w:spacing w:before="120" w:after="120"/>
        <w:ind w:left="357" w:hanging="357"/>
        <w:rPr>
          <w:rFonts w:ascii="Verdana" w:hAnsi="Verdana" w:cs="Arial"/>
          <w:b/>
          <w:bCs/>
          <w:sz w:val="18"/>
          <w:szCs w:val="18"/>
        </w:rPr>
      </w:pPr>
      <w:bookmarkStart w:id="62" w:name="_Ref489019769"/>
      <w:r w:rsidRPr="00FE60E6">
        <w:rPr>
          <w:rFonts w:ascii="Verdana" w:hAnsi="Verdana" w:cs="Arial"/>
          <w:b/>
          <w:spacing w:val="-1"/>
          <w:sz w:val="18"/>
          <w:szCs w:val="18"/>
        </w:rPr>
        <w:t>DISPUTES</w:t>
      </w:r>
      <w:bookmarkEnd w:id="62"/>
    </w:p>
    <w:p w14:paraId="6BAD5AFE" w14:textId="77777777" w:rsidR="008B4F11" w:rsidRPr="00FE60E6" w:rsidRDefault="00CF7FF2" w:rsidP="005400C3">
      <w:pPr>
        <w:pStyle w:val="Heading2"/>
        <w:widowControl w:val="0"/>
        <w:ind w:left="567" w:hanging="567"/>
        <w:rPr>
          <w:rFonts w:ascii="Verdana" w:hAnsi="Verdana"/>
        </w:rPr>
      </w:pPr>
      <w:bookmarkStart w:id="63" w:name="_Ref318487239"/>
      <w:bookmarkStart w:id="64" w:name="_Ref503532536"/>
      <w:r w:rsidRPr="00FE60E6">
        <w:rPr>
          <w:rFonts w:ascii="Verdana" w:hAnsi="Verdana"/>
        </w:rPr>
        <w:t xml:space="preserve">Each party must use all reasonable efforts to </w:t>
      </w:r>
      <w:r w:rsidR="002D0C62" w:rsidRPr="00FE60E6">
        <w:rPr>
          <w:rFonts w:ascii="Verdana" w:hAnsi="Verdana"/>
        </w:rPr>
        <w:t>meet and discuss in good faith</w:t>
      </w:r>
      <w:r w:rsidRPr="00FE60E6">
        <w:rPr>
          <w:rFonts w:ascii="Verdana" w:hAnsi="Verdana"/>
        </w:rPr>
        <w:t xml:space="preserve"> </w:t>
      </w:r>
      <w:r w:rsidR="002D0C62" w:rsidRPr="00FE60E6">
        <w:rPr>
          <w:rFonts w:ascii="Verdana" w:hAnsi="Verdana"/>
        </w:rPr>
        <w:t xml:space="preserve">any dispute arising </w:t>
      </w:r>
      <w:r w:rsidR="00D15FEE" w:rsidRPr="00FE60E6">
        <w:rPr>
          <w:rFonts w:ascii="Verdana" w:hAnsi="Verdana"/>
        </w:rPr>
        <w:t xml:space="preserve">in connection with </w:t>
      </w:r>
      <w:r w:rsidR="002D0C62" w:rsidRPr="00FE60E6">
        <w:rPr>
          <w:rFonts w:ascii="Verdana" w:hAnsi="Verdana"/>
        </w:rPr>
        <w:t xml:space="preserve">this </w:t>
      </w:r>
      <w:r w:rsidR="00952D6B" w:rsidRPr="001009FF">
        <w:rPr>
          <w:rFonts w:ascii="Verdana" w:hAnsi="Verdana"/>
        </w:rPr>
        <w:t>Agreement</w:t>
      </w:r>
      <w:r w:rsidR="002D0C62" w:rsidRPr="00FE60E6">
        <w:rPr>
          <w:rFonts w:ascii="Verdana" w:hAnsi="Verdana"/>
        </w:rPr>
        <w:t>.</w:t>
      </w:r>
      <w:bookmarkEnd w:id="63"/>
      <w:r w:rsidR="002D0C62" w:rsidRPr="00FE60E6">
        <w:rPr>
          <w:rFonts w:ascii="Verdana" w:hAnsi="Verdana"/>
        </w:rPr>
        <w:t xml:space="preserve"> </w:t>
      </w:r>
      <w:r w:rsidR="00D15FEE" w:rsidRPr="00FE60E6">
        <w:rPr>
          <w:rFonts w:ascii="Verdana" w:hAnsi="Verdana"/>
        </w:rPr>
        <w:t xml:space="preserve"> A </w:t>
      </w:r>
      <w:r w:rsidR="002D0C62" w:rsidRPr="00FE60E6">
        <w:rPr>
          <w:rFonts w:ascii="Verdana" w:hAnsi="Verdana"/>
        </w:rPr>
        <w:t xml:space="preserve">party </w:t>
      </w:r>
      <w:r w:rsidR="00D15FEE" w:rsidRPr="00FE60E6">
        <w:rPr>
          <w:rFonts w:ascii="Verdana" w:hAnsi="Verdana"/>
        </w:rPr>
        <w:t xml:space="preserve">must not </w:t>
      </w:r>
      <w:r w:rsidR="002D0C62" w:rsidRPr="00FE60E6">
        <w:rPr>
          <w:rFonts w:ascii="Verdana" w:hAnsi="Verdana"/>
        </w:rPr>
        <w:t xml:space="preserve">issue any legal proceedings (other than for urgent interlocutory </w:t>
      </w:r>
      <w:r w:rsidRPr="00FE60E6">
        <w:rPr>
          <w:rFonts w:ascii="Verdana" w:hAnsi="Verdana"/>
        </w:rPr>
        <w:t xml:space="preserve">and/or injunctive </w:t>
      </w:r>
      <w:r w:rsidR="002D0C62" w:rsidRPr="00FE60E6">
        <w:rPr>
          <w:rFonts w:ascii="Verdana" w:hAnsi="Verdana"/>
        </w:rPr>
        <w:t xml:space="preserve">relief) in respect of any dispute </w:t>
      </w:r>
      <w:r w:rsidR="00D15FEE" w:rsidRPr="00FE60E6">
        <w:rPr>
          <w:rFonts w:ascii="Verdana" w:hAnsi="Verdana"/>
        </w:rPr>
        <w:t>in connection with</w:t>
      </w:r>
      <w:r w:rsidR="002D0C62" w:rsidRPr="00FE60E6">
        <w:rPr>
          <w:rFonts w:ascii="Verdana" w:hAnsi="Verdana"/>
        </w:rPr>
        <w:t xml:space="preserve"> this </w:t>
      </w:r>
      <w:r w:rsidR="00952D6B" w:rsidRPr="001009FF">
        <w:rPr>
          <w:rFonts w:ascii="Verdana" w:hAnsi="Verdana"/>
        </w:rPr>
        <w:t>Agreement</w:t>
      </w:r>
      <w:r w:rsidR="002D0C62" w:rsidRPr="00FE60E6">
        <w:rPr>
          <w:rFonts w:ascii="Verdana" w:hAnsi="Verdana"/>
        </w:rPr>
        <w:t xml:space="preserve">, unless </w:t>
      </w:r>
      <w:r w:rsidR="00D15FEE" w:rsidRPr="00FE60E6">
        <w:rPr>
          <w:rFonts w:ascii="Verdana" w:hAnsi="Verdana"/>
        </w:rPr>
        <w:t>it</w:t>
      </w:r>
      <w:r w:rsidR="002D0C62" w:rsidRPr="00FE60E6">
        <w:rPr>
          <w:rFonts w:ascii="Verdana" w:hAnsi="Verdana"/>
        </w:rPr>
        <w:t xml:space="preserve"> has </w:t>
      </w:r>
      <w:r w:rsidRPr="00FE60E6">
        <w:rPr>
          <w:rFonts w:ascii="Verdana" w:hAnsi="Verdana"/>
        </w:rPr>
        <w:t>complied</w:t>
      </w:r>
      <w:r w:rsidR="002D0C62" w:rsidRPr="00FE60E6">
        <w:rPr>
          <w:rFonts w:ascii="Verdana" w:hAnsi="Verdana"/>
        </w:rPr>
        <w:t xml:space="preserve"> with this clause</w:t>
      </w:r>
      <w:r w:rsidR="00C21BB4">
        <w:rPr>
          <w:rFonts w:ascii="Verdana" w:hAnsi="Verdana"/>
        </w:rPr>
        <w:t xml:space="preserve"> </w:t>
      </w:r>
      <w:r w:rsidR="00C21BB4" w:rsidRPr="00A62CD6">
        <w:rPr>
          <w:rFonts w:ascii="Verdana" w:hAnsi="Verdana"/>
        </w:rPr>
        <w:fldChar w:fldCharType="begin"/>
      </w:r>
      <w:r w:rsidR="00C21BB4">
        <w:rPr>
          <w:rFonts w:ascii="Verdana" w:hAnsi="Verdana"/>
        </w:rPr>
        <w:instrText xml:space="preserve"> REF _Ref503532536 \r \h </w:instrText>
      </w:r>
      <w:r w:rsidR="00C21BB4" w:rsidRPr="00A62CD6">
        <w:rPr>
          <w:rFonts w:ascii="Verdana" w:hAnsi="Verdana"/>
        </w:rPr>
      </w:r>
      <w:r w:rsidR="00C21BB4" w:rsidRPr="00A62CD6">
        <w:rPr>
          <w:rFonts w:ascii="Verdana" w:hAnsi="Verdana"/>
        </w:rPr>
        <w:fldChar w:fldCharType="separate"/>
      </w:r>
      <w:r w:rsidR="00C21BB4">
        <w:rPr>
          <w:rFonts w:ascii="Verdana" w:hAnsi="Verdana"/>
        </w:rPr>
        <w:t>18.</w:t>
      </w:r>
      <w:r w:rsidR="00C21BB4" w:rsidRPr="00C21BB4">
        <w:rPr>
          <w:rFonts w:ascii="Verdana" w:hAnsi="Verdana"/>
        </w:rPr>
        <w:t>1</w:t>
      </w:r>
      <w:r w:rsidR="00C21BB4" w:rsidRPr="00A62CD6">
        <w:rPr>
          <w:rFonts w:ascii="Verdana" w:hAnsi="Verdana"/>
        </w:rPr>
        <w:fldChar w:fldCharType="end"/>
      </w:r>
      <w:r w:rsidR="002D0C62" w:rsidRPr="00FE60E6">
        <w:rPr>
          <w:rFonts w:ascii="Verdana" w:hAnsi="Verdana"/>
        </w:rPr>
        <w:t>.</w:t>
      </w:r>
      <w:bookmarkEnd w:id="64"/>
      <w:r w:rsidR="002D0C62" w:rsidRPr="00FE60E6">
        <w:rPr>
          <w:rFonts w:ascii="Verdana" w:hAnsi="Verdana"/>
        </w:rPr>
        <w:t xml:space="preserve"> </w:t>
      </w:r>
      <w:r w:rsidR="002249DA" w:rsidRPr="00FE60E6">
        <w:rPr>
          <w:rFonts w:ascii="Verdana" w:hAnsi="Verdana"/>
        </w:rPr>
        <w:t xml:space="preserve"> </w:t>
      </w:r>
    </w:p>
    <w:p w14:paraId="7488BD3A" w14:textId="77777777" w:rsidR="002D0C62" w:rsidRPr="00FE60E6" w:rsidRDefault="008B2D0E" w:rsidP="005400C3">
      <w:pPr>
        <w:pStyle w:val="Heading2"/>
        <w:widowControl w:val="0"/>
        <w:ind w:left="567" w:hanging="567"/>
        <w:rPr>
          <w:rFonts w:ascii="Verdana" w:hAnsi="Verdana"/>
        </w:rPr>
      </w:pPr>
      <w:r w:rsidRPr="00FE60E6">
        <w:rPr>
          <w:rFonts w:ascii="Verdana" w:hAnsi="Verdana"/>
        </w:rPr>
        <w:t xml:space="preserve">In the event of </w:t>
      </w:r>
      <w:r w:rsidR="003C0F5F" w:rsidRPr="00FE60E6">
        <w:rPr>
          <w:rFonts w:ascii="Verdana" w:hAnsi="Verdana"/>
        </w:rPr>
        <w:t xml:space="preserve">a </w:t>
      </w:r>
      <w:r w:rsidR="002249DA" w:rsidRPr="00FE60E6">
        <w:rPr>
          <w:rFonts w:ascii="Verdana" w:hAnsi="Verdana"/>
        </w:rPr>
        <w:t xml:space="preserve">dispute as to any amount payable, </w:t>
      </w:r>
      <w:r w:rsidR="00CD2AAE">
        <w:rPr>
          <w:rFonts w:ascii="Verdana" w:hAnsi="Verdana"/>
        </w:rPr>
        <w:t>the Client</w:t>
      </w:r>
      <w:r w:rsidR="002249DA" w:rsidRPr="00FE60E6">
        <w:rPr>
          <w:rFonts w:ascii="Verdana" w:hAnsi="Verdana"/>
        </w:rPr>
        <w:t xml:space="preserve"> must continue to pay any undisputed portion of any invoice.</w:t>
      </w:r>
    </w:p>
    <w:p w14:paraId="3CD05D1F" w14:textId="77777777" w:rsidR="002D0C62" w:rsidRPr="00FE60E6" w:rsidRDefault="002D0C62" w:rsidP="005400C3">
      <w:pPr>
        <w:pStyle w:val="BodyText"/>
        <w:numPr>
          <w:ilvl w:val="0"/>
          <w:numId w:val="2"/>
        </w:numPr>
        <w:tabs>
          <w:tab w:val="left" w:pos="540"/>
        </w:tabs>
        <w:kinsoku w:val="0"/>
        <w:overflowPunct w:val="0"/>
        <w:spacing w:before="120" w:after="120"/>
        <w:rPr>
          <w:rFonts w:ascii="Verdana" w:hAnsi="Verdana" w:cs="Arial"/>
          <w:bCs/>
          <w:sz w:val="18"/>
          <w:szCs w:val="18"/>
        </w:rPr>
      </w:pPr>
      <w:bookmarkStart w:id="65" w:name="_Ref466555983"/>
      <w:r w:rsidRPr="00FE60E6">
        <w:rPr>
          <w:rFonts w:ascii="Verdana" w:hAnsi="Verdana" w:cs="Arial"/>
          <w:b/>
          <w:sz w:val="18"/>
          <w:szCs w:val="18"/>
        </w:rPr>
        <w:t>GENERAL</w:t>
      </w:r>
      <w:bookmarkEnd w:id="65"/>
    </w:p>
    <w:p w14:paraId="20913C44" w14:textId="77777777" w:rsidR="002D0C62" w:rsidRPr="00FE60E6" w:rsidRDefault="002D0C62" w:rsidP="005400C3">
      <w:pPr>
        <w:pStyle w:val="Heading2"/>
        <w:widowControl w:val="0"/>
        <w:ind w:left="567" w:hanging="567"/>
        <w:rPr>
          <w:rFonts w:ascii="Verdana" w:hAnsi="Verdana"/>
        </w:rPr>
      </w:pPr>
      <w:r w:rsidRPr="00FE60E6">
        <w:rPr>
          <w:rFonts w:ascii="Verdana" w:hAnsi="Verdana"/>
        </w:rPr>
        <w:t xml:space="preserve">This </w:t>
      </w:r>
      <w:r w:rsidR="00952D6B" w:rsidRPr="001009FF">
        <w:rPr>
          <w:rFonts w:ascii="Verdana" w:hAnsi="Verdana"/>
        </w:rPr>
        <w:t>Agreement</w:t>
      </w:r>
      <w:r w:rsidRPr="00FE60E6">
        <w:rPr>
          <w:rFonts w:ascii="Verdana" w:hAnsi="Verdana"/>
        </w:rPr>
        <w:t xml:space="preserve"> shall be governed </w:t>
      </w:r>
      <w:r w:rsidR="00E965F6" w:rsidRPr="00FE60E6">
        <w:rPr>
          <w:rFonts w:ascii="Verdana" w:hAnsi="Verdana"/>
        </w:rPr>
        <w:t xml:space="preserve">by </w:t>
      </w:r>
      <w:r w:rsidRPr="00FE60E6">
        <w:rPr>
          <w:rFonts w:ascii="Verdana" w:hAnsi="Verdana"/>
        </w:rPr>
        <w:t xml:space="preserve">and construed in accordance with the laws of New Zealand and the parties submit to the </w:t>
      </w:r>
      <w:r w:rsidR="00D13DCF" w:rsidRPr="00FE60E6">
        <w:rPr>
          <w:rFonts w:ascii="Verdana" w:hAnsi="Verdana"/>
        </w:rPr>
        <w:t>non-</w:t>
      </w:r>
      <w:r w:rsidRPr="00FE60E6">
        <w:rPr>
          <w:rFonts w:ascii="Verdana" w:hAnsi="Verdana"/>
        </w:rPr>
        <w:t xml:space="preserve">exclusive jurisdiction of the courts of New Zealand. </w:t>
      </w:r>
    </w:p>
    <w:p w14:paraId="7EC1B38C" w14:textId="77777777" w:rsidR="004D7827" w:rsidRPr="00FE60E6" w:rsidRDefault="002D0C62" w:rsidP="005400C3">
      <w:pPr>
        <w:pStyle w:val="Heading2"/>
        <w:widowControl w:val="0"/>
        <w:ind w:left="567" w:hanging="567"/>
        <w:rPr>
          <w:rFonts w:ascii="Verdana" w:hAnsi="Verdana"/>
        </w:rPr>
      </w:pPr>
      <w:bookmarkStart w:id="66" w:name="_Ref493259543"/>
      <w:r w:rsidRPr="00FE60E6">
        <w:rPr>
          <w:rFonts w:ascii="Verdana" w:hAnsi="Verdana"/>
        </w:rPr>
        <w:t xml:space="preserve">This </w:t>
      </w:r>
      <w:r w:rsidR="00952D6B" w:rsidRPr="001009FF">
        <w:rPr>
          <w:rFonts w:ascii="Verdana" w:hAnsi="Verdana"/>
        </w:rPr>
        <w:t>Agreement</w:t>
      </w:r>
      <w:r w:rsidRPr="00FE60E6">
        <w:rPr>
          <w:rFonts w:ascii="Verdana" w:hAnsi="Verdana"/>
        </w:rPr>
        <w:t xml:space="preserve"> </w:t>
      </w:r>
      <w:r w:rsidR="00D13DCF" w:rsidRPr="00FE60E6">
        <w:rPr>
          <w:rFonts w:ascii="Verdana" w:hAnsi="Verdana"/>
        </w:rPr>
        <w:t>must</w:t>
      </w:r>
      <w:r w:rsidRPr="00FE60E6">
        <w:rPr>
          <w:rFonts w:ascii="Verdana" w:hAnsi="Verdana"/>
        </w:rPr>
        <w:t xml:space="preserve"> not be assigned</w:t>
      </w:r>
      <w:r w:rsidR="00EC1649" w:rsidRPr="00FE60E6">
        <w:rPr>
          <w:rFonts w:ascii="Verdana" w:hAnsi="Verdana"/>
        </w:rPr>
        <w:t>, subcontracted or otherwise delegated</w:t>
      </w:r>
      <w:r w:rsidRPr="00FE60E6">
        <w:rPr>
          <w:rFonts w:ascii="Verdana" w:hAnsi="Verdana"/>
        </w:rPr>
        <w:t xml:space="preserve"> by </w:t>
      </w:r>
      <w:r w:rsidR="003C0F5F">
        <w:rPr>
          <w:rFonts w:ascii="Verdana" w:hAnsi="Verdana"/>
        </w:rPr>
        <w:t>a</w:t>
      </w:r>
      <w:r w:rsidR="00E14CC0" w:rsidRPr="00FE60E6">
        <w:rPr>
          <w:rFonts w:ascii="Verdana" w:hAnsi="Verdana"/>
        </w:rPr>
        <w:t xml:space="preserve"> party</w:t>
      </w:r>
      <w:r w:rsidRPr="00FE60E6">
        <w:rPr>
          <w:rFonts w:ascii="Verdana" w:hAnsi="Verdana"/>
        </w:rPr>
        <w:t xml:space="preserve"> </w:t>
      </w:r>
      <w:r w:rsidR="00EC1649" w:rsidRPr="00FE60E6">
        <w:rPr>
          <w:rFonts w:ascii="Verdana" w:hAnsi="Verdana"/>
        </w:rPr>
        <w:t xml:space="preserve">(in whole or in part) </w:t>
      </w:r>
      <w:r w:rsidRPr="00FE60E6">
        <w:rPr>
          <w:rFonts w:ascii="Verdana" w:hAnsi="Verdana"/>
        </w:rPr>
        <w:t xml:space="preserve">without the prior written consent of </w:t>
      </w:r>
      <w:r w:rsidR="008B4F11" w:rsidRPr="00FE60E6">
        <w:rPr>
          <w:rFonts w:ascii="Verdana" w:hAnsi="Verdana"/>
        </w:rPr>
        <w:t>the</w:t>
      </w:r>
      <w:r w:rsidR="003C0F5F" w:rsidRPr="00FE60E6">
        <w:rPr>
          <w:rFonts w:ascii="Verdana" w:hAnsi="Verdana"/>
        </w:rPr>
        <w:t xml:space="preserve"> </w:t>
      </w:r>
      <w:r w:rsidR="00E14CC0" w:rsidRPr="00FE60E6">
        <w:rPr>
          <w:rFonts w:ascii="Verdana" w:hAnsi="Verdana"/>
        </w:rPr>
        <w:t xml:space="preserve">other party. </w:t>
      </w:r>
      <w:r w:rsidR="00B551B7" w:rsidRPr="00FE60E6">
        <w:rPr>
          <w:rFonts w:ascii="Verdana" w:hAnsi="Verdana"/>
        </w:rPr>
        <w:t xml:space="preserve">  </w:t>
      </w:r>
    </w:p>
    <w:p w14:paraId="68120090" w14:textId="77777777" w:rsidR="002D0C62" w:rsidRPr="00FE60E6" w:rsidRDefault="002D0C62" w:rsidP="005400C3">
      <w:pPr>
        <w:pStyle w:val="Heading2"/>
        <w:widowControl w:val="0"/>
        <w:ind w:left="567" w:hanging="567"/>
        <w:rPr>
          <w:rFonts w:ascii="Verdana" w:hAnsi="Verdana"/>
        </w:rPr>
      </w:pPr>
      <w:bookmarkStart w:id="67" w:name="_Ref503949895"/>
      <w:bookmarkEnd w:id="66"/>
      <w:r w:rsidRPr="00FE60E6">
        <w:rPr>
          <w:rFonts w:ascii="Verdana" w:hAnsi="Verdana"/>
        </w:rPr>
        <w:t xml:space="preserve">Any notice given under this </w:t>
      </w:r>
      <w:r w:rsidR="00952D6B" w:rsidRPr="001009FF">
        <w:rPr>
          <w:rFonts w:ascii="Verdana" w:hAnsi="Verdana"/>
        </w:rPr>
        <w:t>Agreement</w:t>
      </w:r>
      <w:r w:rsidRPr="00FE60E6">
        <w:rPr>
          <w:rFonts w:ascii="Verdana" w:hAnsi="Verdana"/>
        </w:rPr>
        <w:t xml:space="preserve"> </w:t>
      </w:r>
      <w:r w:rsidR="004D5AB9" w:rsidRPr="00FE60E6">
        <w:rPr>
          <w:rFonts w:ascii="Verdana" w:hAnsi="Verdana"/>
        </w:rPr>
        <w:t xml:space="preserve">must </w:t>
      </w:r>
      <w:r w:rsidR="00161CAF">
        <w:rPr>
          <w:rFonts w:ascii="Verdana" w:hAnsi="Verdana"/>
        </w:rPr>
        <w:t>be in writing</w:t>
      </w:r>
      <w:r w:rsidRPr="00FE60E6">
        <w:rPr>
          <w:rFonts w:ascii="Verdana" w:hAnsi="Verdana"/>
        </w:rPr>
        <w:t xml:space="preserve"> in English and may be delivered </w:t>
      </w:r>
      <w:r w:rsidR="003D37AC" w:rsidRPr="00FE60E6">
        <w:rPr>
          <w:rFonts w:ascii="Verdana" w:hAnsi="Verdana"/>
        </w:rPr>
        <w:t>in person</w:t>
      </w:r>
      <w:r w:rsidR="00A05EF1" w:rsidRPr="00FE60E6">
        <w:rPr>
          <w:rFonts w:ascii="Verdana" w:hAnsi="Verdana"/>
        </w:rPr>
        <w:t xml:space="preserve"> (including courier)</w:t>
      </w:r>
      <w:r w:rsidR="003D37AC" w:rsidRPr="00FE60E6">
        <w:rPr>
          <w:rFonts w:ascii="Verdana" w:hAnsi="Verdana"/>
        </w:rPr>
        <w:t xml:space="preserve">, </w:t>
      </w:r>
      <w:r w:rsidR="00EC1649" w:rsidRPr="00FE60E6">
        <w:rPr>
          <w:rFonts w:ascii="Verdana" w:hAnsi="Verdana"/>
        </w:rPr>
        <w:t xml:space="preserve">by </w:t>
      </w:r>
      <w:r w:rsidR="003D37AC" w:rsidRPr="00FE60E6">
        <w:rPr>
          <w:rFonts w:ascii="Verdana" w:hAnsi="Verdana"/>
        </w:rPr>
        <w:t>pre-paid post</w:t>
      </w:r>
      <w:r w:rsidR="00A05EF1" w:rsidRPr="00FE60E6">
        <w:rPr>
          <w:rFonts w:ascii="Verdana" w:hAnsi="Verdana"/>
        </w:rPr>
        <w:t xml:space="preserve"> </w:t>
      </w:r>
      <w:r w:rsidR="003D37AC" w:rsidRPr="00FE60E6">
        <w:rPr>
          <w:rFonts w:ascii="Verdana" w:hAnsi="Verdana"/>
        </w:rPr>
        <w:t xml:space="preserve">or </w:t>
      </w:r>
      <w:r w:rsidRPr="00FE60E6">
        <w:rPr>
          <w:rFonts w:ascii="Verdana" w:hAnsi="Verdana"/>
        </w:rPr>
        <w:t xml:space="preserve">email (provided that </w:t>
      </w:r>
      <w:r w:rsidR="003D37AC" w:rsidRPr="00FE60E6">
        <w:rPr>
          <w:rFonts w:ascii="Verdana" w:hAnsi="Verdana"/>
        </w:rPr>
        <w:t xml:space="preserve">in the case of email </w:t>
      </w:r>
      <w:r w:rsidRPr="00FE60E6">
        <w:rPr>
          <w:rFonts w:ascii="Verdana" w:hAnsi="Verdana"/>
        </w:rPr>
        <w:t xml:space="preserve">the sender </w:t>
      </w:r>
      <w:r w:rsidR="004D5AB9" w:rsidRPr="00FE60E6">
        <w:rPr>
          <w:rFonts w:ascii="Verdana" w:hAnsi="Verdana"/>
        </w:rPr>
        <w:t>do</w:t>
      </w:r>
      <w:r w:rsidR="0080256E" w:rsidRPr="00FE60E6">
        <w:rPr>
          <w:rFonts w:ascii="Verdana" w:hAnsi="Verdana"/>
        </w:rPr>
        <w:t>e</w:t>
      </w:r>
      <w:r w:rsidR="004D5AB9" w:rsidRPr="00FE60E6">
        <w:rPr>
          <w:rFonts w:ascii="Verdana" w:hAnsi="Verdana"/>
        </w:rPr>
        <w:t>s not receive any notice of non-delivery</w:t>
      </w:r>
      <w:r w:rsidRPr="00FE60E6">
        <w:rPr>
          <w:rFonts w:ascii="Verdana" w:hAnsi="Verdana"/>
        </w:rPr>
        <w:t xml:space="preserve">) to </w:t>
      </w:r>
      <w:r w:rsidR="004D5AB9" w:rsidRPr="00FE60E6">
        <w:rPr>
          <w:rFonts w:ascii="Verdana" w:hAnsi="Verdana"/>
        </w:rPr>
        <w:t xml:space="preserve">that party’s </w:t>
      </w:r>
      <w:r w:rsidRPr="00FE60E6">
        <w:rPr>
          <w:rFonts w:ascii="Verdana" w:hAnsi="Verdana"/>
        </w:rPr>
        <w:t xml:space="preserve">address in the </w:t>
      </w:r>
      <w:r w:rsidR="003C0F5F" w:rsidRPr="00FE60E6">
        <w:rPr>
          <w:rFonts w:ascii="Verdana" w:hAnsi="Verdana"/>
        </w:rPr>
        <w:t>relevant Statement of Work</w:t>
      </w:r>
      <w:r w:rsidRPr="00FE60E6">
        <w:rPr>
          <w:rFonts w:ascii="Verdana" w:hAnsi="Verdana"/>
        </w:rPr>
        <w:t xml:space="preserve"> </w:t>
      </w:r>
      <w:r w:rsidR="004D5AB9" w:rsidRPr="00FE60E6">
        <w:rPr>
          <w:rFonts w:ascii="Verdana" w:hAnsi="Verdana"/>
        </w:rPr>
        <w:t>(or as may be updated</w:t>
      </w:r>
      <w:r w:rsidRPr="00FE60E6">
        <w:rPr>
          <w:rFonts w:ascii="Verdana" w:hAnsi="Verdana"/>
        </w:rPr>
        <w:t xml:space="preserve"> by that party by notice from time to time</w:t>
      </w:r>
      <w:r w:rsidR="004D5AB9" w:rsidRPr="00FE60E6">
        <w:rPr>
          <w:rFonts w:ascii="Verdana" w:hAnsi="Verdana"/>
        </w:rPr>
        <w:t>)</w:t>
      </w:r>
      <w:r w:rsidRPr="00FE60E6">
        <w:rPr>
          <w:rFonts w:ascii="Verdana" w:hAnsi="Verdana"/>
        </w:rPr>
        <w:t>.</w:t>
      </w:r>
      <w:r w:rsidR="007715FF" w:rsidRPr="00FE60E6">
        <w:rPr>
          <w:rFonts w:ascii="Verdana" w:hAnsi="Verdana"/>
        </w:rPr>
        <w:t xml:space="preserve"> </w:t>
      </w:r>
      <w:r w:rsidRPr="00FE60E6">
        <w:rPr>
          <w:rFonts w:ascii="Verdana" w:hAnsi="Verdana"/>
        </w:rPr>
        <w:t xml:space="preserve"> </w:t>
      </w:r>
      <w:r w:rsidR="00A05EF1" w:rsidRPr="00FE60E6">
        <w:rPr>
          <w:rFonts w:ascii="Verdana" w:hAnsi="Verdana"/>
        </w:rPr>
        <w:t xml:space="preserve">Any notice sent by prepaid post is deemed received two Business Days from the date of posting (or seven Business Days from the date of posting if sent to or from a place outside New Zealand).  </w:t>
      </w:r>
      <w:r w:rsidR="00DA4330" w:rsidRPr="00FE60E6">
        <w:rPr>
          <w:rFonts w:ascii="Verdana" w:hAnsi="Verdana"/>
        </w:rPr>
        <w:t>A</w:t>
      </w:r>
      <w:r w:rsidRPr="00FE60E6">
        <w:rPr>
          <w:rFonts w:ascii="Verdana" w:hAnsi="Verdana"/>
        </w:rPr>
        <w:t>ny notice delivered</w:t>
      </w:r>
      <w:r w:rsidR="00A05EF1" w:rsidRPr="00FE60E6">
        <w:rPr>
          <w:rFonts w:ascii="Verdana" w:hAnsi="Verdana"/>
        </w:rPr>
        <w:t xml:space="preserve"> in person or</w:t>
      </w:r>
      <w:r w:rsidRPr="00FE60E6">
        <w:rPr>
          <w:rFonts w:ascii="Verdana" w:hAnsi="Verdana"/>
        </w:rPr>
        <w:t xml:space="preserve"> </w:t>
      </w:r>
      <w:r w:rsidR="00A05EF1" w:rsidRPr="00FE60E6">
        <w:rPr>
          <w:rFonts w:ascii="Verdana" w:hAnsi="Verdana"/>
        </w:rPr>
        <w:t>by email after</w:t>
      </w:r>
      <w:r w:rsidR="00EC1649" w:rsidRPr="00FE60E6">
        <w:rPr>
          <w:rFonts w:ascii="Verdana" w:hAnsi="Verdana"/>
        </w:rPr>
        <w:t xml:space="preserve"> 5pm on a Business Day</w:t>
      </w:r>
      <w:r w:rsidR="007715FF" w:rsidRPr="00FE60E6">
        <w:rPr>
          <w:rFonts w:ascii="Verdana" w:hAnsi="Verdana"/>
        </w:rPr>
        <w:t xml:space="preserve"> </w:t>
      </w:r>
      <w:r w:rsidR="00A05EF1" w:rsidRPr="00FE60E6">
        <w:rPr>
          <w:rFonts w:ascii="Verdana" w:hAnsi="Verdana"/>
        </w:rPr>
        <w:t xml:space="preserve">or a non-Business Day </w:t>
      </w:r>
      <w:r w:rsidR="00DA4330" w:rsidRPr="00FE60E6">
        <w:rPr>
          <w:rFonts w:ascii="Verdana" w:hAnsi="Verdana"/>
        </w:rPr>
        <w:t>is</w:t>
      </w:r>
      <w:r w:rsidRPr="00FE60E6">
        <w:rPr>
          <w:rFonts w:ascii="Verdana" w:hAnsi="Verdana"/>
        </w:rPr>
        <w:t xml:space="preserve"> deemed </w:t>
      </w:r>
      <w:r w:rsidR="00A05EF1" w:rsidRPr="00FE60E6">
        <w:rPr>
          <w:rFonts w:ascii="Verdana" w:hAnsi="Verdana"/>
        </w:rPr>
        <w:t>received</w:t>
      </w:r>
      <w:r w:rsidRPr="00FE60E6">
        <w:rPr>
          <w:rFonts w:ascii="Verdana" w:hAnsi="Verdana"/>
        </w:rPr>
        <w:t xml:space="preserve"> on the next Business Day.</w:t>
      </w:r>
      <w:bookmarkEnd w:id="67"/>
    </w:p>
    <w:p w14:paraId="13F0957F" w14:textId="77777777" w:rsidR="009D7C9A" w:rsidRPr="00FE60E6" w:rsidRDefault="009D7C9A" w:rsidP="005400C3">
      <w:pPr>
        <w:pStyle w:val="Heading2"/>
        <w:widowControl w:val="0"/>
        <w:ind w:left="567" w:hanging="567"/>
        <w:rPr>
          <w:rFonts w:ascii="Verdana" w:hAnsi="Verdana"/>
        </w:rPr>
      </w:pPr>
      <w:r w:rsidRPr="00FE60E6">
        <w:rPr>
          <w:rFonts w:ascii="Verdana" w:hAnsi="Verdana"/>
        </w:rPr>
        <w:t xml:space="preserve">The rights and remedies of each party under this </w:t>
      </w:r>
      <w:r w:rsidR="00952D6B" w:rsidRPr="001009FF">
        <w:rPr>
          <w:rFonts w:ascii="Verdana" w:hAnsi="Verdana"/>
        </w:rPr>
        <w:t>Agreement</w:t>
      </w:r>
      <w:r w:rsidRPr="00FE60E6">
        <w:rPr>
          <w:rFonts w:ascii="Verdana" w:hAnsi="Verdana"/>
        </w:rPr>
        <w:t xml:space="preserve"> are cumulative and are not exclusive of any other rights and remedies under this </w:t>
      </w:r>
      <w:r w:rsidR="00952D6B" w:rsidRPr="001009FF">
        <w:rPr>
          <w:rFonts w:ascii="Verdana" w:hAnsi="Verdana"/>
        </w:rPr>
        <w:t>Agreement</w:t>
      </w:r>
      <w:r w:rsidRPr="00FE60E6">
        <w:rPr>
          <w:rFonts w:ascii="Verdana" w:hAnsi="Verdana"/>
        </w:rPr>
        <w:t xml:space="preserve"> or at law.</w:t>
      </w:r>
    </w:p>
    <w:p w14:paraId="0FA3EBC0" w14:textId="77777777" w:rsidR="002D0C62" w:rsidRPr="00FE60E6" w:rsidRDefault="002D0C62" w:rsidP="005400C3">
      <w:pPr>
        <w:pStyle w:val="Heading2"/>
        <w:widowControl w:val="0"/>
        <w:ind w:left="567" w:hanging="567"/>
        <w:rPr>
          <w:rFonts w:ascii="Verdana" w:hAnsi="Verdana"/>
        </w:rPr>
      </w:pPr>
      <w:r w:rsidRPr="00FE60E6">
        <w:rPr>
          <w:rFonts w:ascii="Verdana" w:hAnsi="Verdana"/>
        </w:rPr>
        <w:t xml:space="preserve">This </w:t>
      </w:r>
      <w:r w:rsidR="00952D6B" w:rsidRPr="001009FF">
        <w:rPr>
          <w:rFonts w:ascii="Verdana" w:hAnsi="Verdana"/>
        </w:rPr>
        <w:t>Agreement</w:t>
      </w:r>
      <w:r w:rsidRPr="00FE60E6">
        <w:rPr>
          <w:rFonts w:ascii="Verdana" w:hAnsi="Verdana"/>
        </w:rPr>
        <w:t xml:space="preserve"> constitutes the entire understanding between the parties and supersedes any prior oral or written understanding between the parties.</w:t>
      </w:r>
      <w:r w:rsidR="00A05EF1" w:rsidRPr="00FE60E6">
        <w:rPr>
          <w:rFonts w:ascii="Verdana" w:hAnsi="Verdana"/>
        </w:rPr>
        <w:t xml:space="preserve">  Both parties acknowledge that sections 9, 12A and 13 of the </w:t>
      </w:r>
      <w:proofErr w:type="gramStart"/>
      <w:r w:rsidR="00A05EF1" w:rsidRPr="00FE60E6">
        <w:rPr>
          <w:rFonts w:ascii="Verdana" w:hAnsi="Verdana"/>
        </w:rPr>
        <w:t>Fair Trading</w:t>
      </w:r>
      <w:proofErr w:type="gramEnd"/>
      <w:r w:rsidR="00A05EF1" w:rsidRPr="00FE60E6">
        <w:rPr>
          <w:rFonts w:ascii="Verdana" w:hAnsi="Verdana"/>
        </w:rPr>
        <w:t xml:space="preserve"> Act 1986 do not apply to the Services or this </w:t>
      </w:r>
      <w:r w:rsidR="00952D6B" w:rsidRPr="001009FF">
        <w:rPr>
          <w:rFonts w:ascii="Verdana" w:hAnsi="Verdana"/>
        </w:rPr>
        <w:t>Agreement</w:t>
      </w:r>
      <w:r w:rsidR="00EC1B2F" w:rsidRPr="00FE60E6">
        <w:rPr>
          <w:rFonts w:ascii="Verdana" w:hAnsi="Verdana"/>
        </w:rPr>
        <w:t xml:space="preserve">, and that these exclusions are </w:t>
      </w:r>
      <w:r w:rsidR="00C21BB4">
        <w:rPr>
          <w:rFonts w:ascii="Verdana" w:hAnsi="Verdana"/>
        </w:rPr>
        <w:t xml:space="preserve">fair and </w:t>
      </w:r>
      <w:r w:rsidR="00EC1B2F" w:rsidRPr="00FE60E6">
        <w:rPr>
          <w:rFonts w:ascii="Verdana" w:hAnsi="Verdana"/>
        </w:rPr>
        <w:t>reasonable</w:t>
      </w:r>
      <w:r w:rsidR="00A05EF1" w:rsidRPr="00FE60E6">
        <w:rPr>
          <w:rFonts w:ascii="Verdana" w:hAnsi="Verdana"/>
        </w:rPr>
        <w:t>.</w:t>
      </w:r>
    </w:p>
    <w:p w14:paraId="1E97EA96" w14:textId="77777777" w:rsidR="002D0C62" w:rsidRPr="00FE60E6" w:rsidRDefault="002D0C62" w:rsidP="005400C3">
      <w:pPr>
        <w:pStyle w:val="Heading2"/>
        <w:widowControl w:val="0"/>
        <w:ind w:left="567" w:hanging="567"/>
        <w:rPr>
          <w:rFonts w:ascii="Verdana" w:hAnsi="Verdana"/>
        </w:rPr>
      </w:pPr>
      <w:r w:rsidRPr="00FE60E6">
        <w:rPr>
          <w:rFonts w:ascii="Verdana" w:hAnsi="Verdana"/>
        </w:rPr>
        <w:t xml:space="preserve">If any provision of this </w:t>
      </w:r>
      <w:r w:rsidR="00952D6B" w:rsidRPr="001009FF">
        <w:rPr>
          <w:rFonts w:ascii="Verdana" w:hAnsi="Verdana"/>
        </w:rPr>
        <w:t>Agreement</w:t>
      </w:r>
      <w:r w:rsidRPr="00FE60E6">
        <w:rPr>
          <w:rFonts w:ascii="Verdana" w:hAnsi="Verdana"/>
        </w:rPr>
        <w:t xml:space="preserve"> is or becomes invalid</w:t>
      </w:r>
      <w:r w:rsidR="00DA4330" w:rsidRPr="00FE60E6">
        <w:rPr>
          <w:rFonts w:ascii="Verdana" w:hAnsi="Verdana"/>
        </w:rPr>
        <w:t>,</w:t>
      </w:r>
      <w:r w:rsidRPr="00FE60E6">
        <w:rPr>
          <w:rFonts w:ascii="Verdana" w:hAnsi="Verdana"/>
        </w:rPr>
        <w:t xml:space="preserve"> unenforceable or </w:t>
      </w:r>
      <w:r w:rsidR="00DA4330" w:rsidRPr="00FE60E6">
        <w:rPr>
          <w:rFonts w:ascii="Verdana" w:hAnsi="Verdana"/>
        </w:rPr>
        <w:t>illegal</w:t>
      </w:r>
      <w:r w:rsidRPr="00FE60E6">
        <w:rPr>
          <w:rFonts w:ascii="Verdana" w:hAnsi="Verdana"/>
        </w:rPr>
        <w:t xml:space="preserve">, the </w:t>
      </w:r>
      <w:r w:rsidR="00DA4330" w:rsidRPr="00FE60E6">
        <w:rPr>
          <w:rFonts w:ascii="Verdana" w:hAnsi="Verdana"/>
        </w:rPr>
        <w:t xml:space="preserve">provision is deemed to be </w:t>
      </w:r>
      <w:r w:rsidR="00EC1B2F" w:rsidRPr="00FE60E6">
        <w:rPr>
          <w:rFonts w:ascii="Verdana" w:hAnsi="Verdana"/>
        </w:rPr>
        <w:t xml:space="preserve">modified to the extent required to remedy the invalidity, unenforceability or illegality.  If modification is not possible, the provision is deemed to be </w:t>
      </w:r>
      <w:r w:rsidR="00DA4330" w:rsidRPr="00FE60E6">
        <w:rPr>
          <w:rFonts w:ascii="Verdana" w:hAnsi="Verdana"/>
        </w:rPr>
        <w:t xml:space="preserve">severed and will not affect the validity, enforceability or legality of the remainder of this </w:t>
      </w:r>
      <w:r w:rsidR="00952D6B" w:rsidRPr="001009FF">
        <w:rPr>
          <w:rFonts w:ascii="Verdana" w:hAnsi="Verdana"/>
        </w:rPr>
        <w:t>Agreement</w:t>
      </w:r>
      <w:r w:rsidR="00DA4330" w:rsidRPr="00FE60E6">
        <w:rPr>
          <w:rFonts w:ascii="Verdana" w:hAnsi="Verdana"/>
        </w:rPr>
        <w:t>.</w:t>
      </w:r>
    </w:p>
    <w:p w14:paraId="450F3B0F" w14:textId="77777777" w:rsidR="00054289" w:rsidRPr="00FE60E6" w:rsidRDefault="002D0C62" w:rsidP="005400C3">
      <w:pPr>
        <w:pStyle w:val="Heading2"/>
        <w:widowControl w:val="0"/>
        <w:ind w:left="567" w:hanging="567"/>
        <w:rPr>
          <w:rFonts w:ascii="Verdana" w:hAnsi="Verdana"/>
        </w:rPr>
      </w:pPr>
      <w:r w:rsidRPr="00FE60E6">
        <w:rPr>
          <w:rFonts w:ascii="Verdana" w:hAnsi="Verdana"/>
        </w:rPr>
        <w:t xml:space="preserve">No waiver of any </w:t>
      </w:r>
      <w:r w:rsidR="00054289" w:rsidRPr="00FE60E6">
        <w:rPr>
          <w:rFonts w:ascii="Verdana" w:hAnsi="Verdana"/>
        </w:rPr>
        <w:t xml:space="preserve">right under </w:t>
      </w:r>
      <w:r w:rsidRPr="00FE60E6">
        <w:rPr>
          <w:rFonts w:ascii="Verdana" w:hAnsi="Verdana"/>
        </w:rPr>
        <w:t xml:space="preserve">this </w:t>
      </w:r>
      <w:r w:rsidR="00952D6B" w:rsidRPr="001009FF">
        <w:rPr>
          <w:rFonts w:ascii="Verdana" w:hAnsi="Verdana"/>
        </w:rPr>
        <w:t>Agreement</w:t>
      </w:r>
      <w:r w:rsidRPr="00FE60E6">
        <w:rPr>
          <w:rFonts w:ascii="Verdana" w:hAnsi="Verdana"/>
        </w:rPr>
        <w:t xml:space="preserve"> </w:t>
      </w:r>
      <w:r w:rsidR="00054289" w:rsidRPr="00FE60E6">
        <w:rPr>
          <w:rFonts w:ascii="Verdana" w:hAnsi="Verdana"/>
        </w:rPr>
        <w:t xml:space="preserve">is effective unless in writing and signed by the waiving party.  A waiver of a right under this </w:t>
      </w:r>
      <w:r w:rsidR="00952D6B" w:rsidRPr="001009FF">
        <w:rPr>
          <w:rFonts w:ascii="Verdana" w:hAnsi="Verdana"/>
        </w:rPr>
        <w:t>Agreement</w:t>
      </w:r>
      <w:r w:rsidR="00054289" w:rsidRPr="00FE60E6">
        <w:rPr>
          <w:rFonts w:ascii="Verdana" w:hAnsi="Verdana"/>
        </w:rPr>
        <w:t xml:space="preserve"> does not </w:t>
      </w:r>
      <w:r w:rsidR="00EC1B2F" w:rsidRPr="00FE60E6">
        <w:rPr>
          <w:rFonts w:ascii="Verdana" w:hAnsi="Verdana"/>
        </w:rPr>
        <w:t>limit or waive any other right of that party</w:t>
      </w:r>
      <w:r w:rsidRPr="00FE60E6">
        <w:rPr>
          <w:rFonts w:ascii="Verdana" w:hAnsi="Verdana"/>
        </w:rPr>
        <w:t>.</w:t>
      </w:r>
    </w:p>
    <w:p w14:paraId="74597B9F" w14:textId="77777777" w:rsidR="00054289" w:rsidRPr="00FE60E6" w:rsidRDefault="00054289" w:rsidP="005400C3">
      <w:pPr>
        <w:pStyle w:val="Heading2"/>
        <w:widowControl w:val="0"/>
        <w:ind w:left="567" w:hanging="567"/>
        <w:rPr>
          <w:rFonts w:ascii="Verdana" w:hAnsi="Verdana"/>
        </w:rPr>
      </w:pPr>
      <w:r w:rsidRPr="00FE60E6">
        <w:rPr>
          <w:rFonts w:ascii="Verdana" w:hAnsi="Verdana"/>
        </w:rPr>
        <w:t xml:space="preserve">No variation to this </w:t>
      </w:r>
      <w:r w:rsidR="00952D6B" w:rsidRPr="001009FF">
        <w:rPr>
          <w:rFonts w:ascii="Verdana" w:hAnsi="Verdana"/>
        </w:rPr>
        <w:t>Agreement</w:t>
      </w:r>
      <w:r w:rsidRPr="00FE60E6">
        <w:rPr>
          <w:rFonts w:ascii="Verdana" w:hAnsi="Verdana"/>
        </w:rPr>
        <w:t xml:space="preserve"> </w:t>
      </w:r>
      <w:r w:rsidR="0008129D" w:rsidRPr="00FE60E6">
        <w:rPr>
          <w:rFonts w:ascii="Verdana" w:hAnsi="Verdana"/>
        </w:rPr>
        <w:t>(including a variation to the scope of the Services</w:t>
      </w:r>
      <w:r w:rsidR="0008138A" w:rsidRPr="00FE60E6">
        <w:rPr>
          <w:rFonts w:ascii="Verdana" w:hAnsi="Verdana"/>
        </w:rPr>
        <w:t xml:space="preserve">, </w:t>
      </w:r>
      <w:r w:rsidR="003D4837" w:rsidRPr="00FE60E6">
        <w:rPr>
          <w:rFonts w:ascii="Verdana" w:hAnsi="Verdana"/>
        </w:rPr>
        <w:t xml:space="preserve">target </w:t>
      </w:r>
      <w:r w:rsidR="0008138A" w:rsidRPr="00FE60E6">
        <w:rPr>
          <w:rFonts w:ascii="Verdana" w:hAnsi="Verdana"/>
        </w:rPr>
        <w:t>timeframes, Payment Schedule or Budget</w:t>
      </w:r>
      <w:r w:rsidR="0008129D" w:rsidRPr="00FE60E6">
        <w:rPr>
          <w:rFonts w:ascii="Verdana" w:hAnsi="Verdana"/>
        </w:rPr>
        <w:t xml:space="preserve">) </w:t>
      </w:r>
      <w:r w:rsidRPr="00FE60E6">
        <w:rPr>
          <w:rFonts w:ascii="Verdana" w:hAnsi="Verdana"/>
        </w:rPr>
        <w:t>is effective unless in writing and signed by an authorised signatory of each party.</w:t>
      </w:r>
    </w:p>
    <w:p w14:paraId="27E8866A" w14:textId="77777777" w:rsidR="0035380A" w:rsidRPr="00FE60E6" w:rsidRDefault="003C0F5F" w:rsidP="005400C3">
      <w:pPr>
        <w:pStyle w:val="Heading2"/>
        <w:widowControl w:val="0"/>
        <w:ind w:left="567" w:hanging="567"/>
        <w:rPr>
          <w:rFonts w:ascii="Verdana" w:hAnsi="Verdana"/>
        </w:rPr>
      </w:pPr>
      <w:r w:rsidRPr="00FE60E6">
        <w:rPr>
          <w:rFonts w:ascii="Verdana" w:hAnsi="Verdana"/>
        </w:rPr>
        <w:lastRenderedPageBreak/>
        <w:t>The parties are independent contracting parties</w:t>
      </w:r>
      <w:r w:rsidR="008653E2" w:rsidRPr="00FE60E6">
        <w:rPr>
          <w:rFonts w:ascii="Verdana" w:hAnsi="Verdana"/>
        </w:rPr>
        <w:t xml:space="preserve">.  No other relationship (including joint venture, employment, agency, trust or </w:t>
      </w:r>
      <w:r w:rsidR="008653E2" w:rsidRPr="001009FF">
        <w:rPr>
          <w:rFonts w:ascii="Verdana" w:hAnsi="Verdana"/>
        </w:rPr>
        <w:t xml:space="preserve">partnership) exists between the parties under this </w:t>
      </w:r>
      <w:r w:rsidR="00952D6B" w:rsidRPr="001009FF">
        <w:rPr>
          <w:rFonts w:ascii="Verdana" w:hAnsi="Verdana"/>
        </w:rPr>
        <w:t>Agreement</w:t>
      </w:r>
      <w:r w:rsidR="008653E2" w:rsidRPr="001009FF">
        <w:rPr>
          <w:rFonts w:ascii="Verdana" w:hAnsi="Verdana"/>
        </w:rPr>
        <w:t xml:space="preserve">.  </w:t>
      </w:r>
      <w:r w:rsidR="008653E2" w:rsidRPr="00FE60E6">
        <w:rPr>
          <w:rFonts w:ascii="Verdana" w:hAnsi="Verdana"/>
        </w:rPr>
        <w:t>Neither party is authorised to act as agent for or to bind the other party for any purpose</w:t>
      </w:r>
      <w:r w:rsidR="0035380A" w:rsidRPr="00FE60E6">
        <w:rPr>
          <w:rFonts w:ascii="Verdana" w:hAnsi="Verdana"/>
        </w:rPr>
        <w:t>.</w:t>
      </w:r>
    </w:p>
    <w:p w14:paraId="1E794988" w14:textId="77777777" w:rsidR="00807807" w:rsidRPr="00FE60E6" w:rsidRDefault="00300586" w:rsidP="005400C3">
      <w:pPr>
        <w:pStyle w:val="Heading2"/>
        <w:widowControl w:val="0"/>
        <w:ind w:left="567" w:hanging="567"/>
        <w:rPr>
          <w:rFonts w:ascii="Verdana" w:hAnsi="Verdana"/>
        </w:rPr>
        <w:sectPr w:rsidR="00807807" w:rsidRPr="00FE60E6" w:rsidSect="00EA527D">
          <w:pgSz w:w="11910" w:h="16840"/>
          <w:pgMar w:top="1380" w:right="1020" w:bottom="1160" w:left="1020" w:header="0" w:footer="977" w:gutter="0"/>
          <w:cols w:num="2" w:space="720"/>
          <w:noEndnote/>
        </w:sectPr>
      </w:pPr>
      <w:r w:rsidRPr="001009FF">
        <w:rPr>
          <w:rFonts w:ascii="Verdana" w:hAnsi="Verdana"/>
        </w:rPr>
        <w:t xml:space="preserve">This </w:t>
      </w:r>
      <w:r w:rsidR="00952D6B" w:rsidRPr="001009FF">
        <w:rPr>
          <w:rFonts w:ascii="Verdana" w:hAnsi="Verdana"/>
        </w:rPr>
        <w:t>Agreement</w:t>
      </w:r>
      <w:r w:rsidRPr="001009FF">
        <w:rPr>
          <w:rFonts w:ascii="Verdana" w:hAnsi="Verdana"/>
        </w:rPr>
        <w:t xml:space="preserve"> </w:t>
      </w:r>
      <w:r w:rsidR="00C3347D" w:rsidRPr="001009FF">
        <w:rPr>
          <w:rFonts w:ascii="Verdana" w:hAnsi="Verdana"/>
        </w:rPr>
        <w:t xml:space="preserve">and any Statement of Work </w:t>
      </w:r>
      <w:r w:rsidRPr="001009FF">
        <w:rPr>
          <w:rFonts w:ascii="Verdana" w:hAnsi="Verdana"/>
        </w:rPr>
        <w:t>may be executed in counterparts, each of which is deemed an origi</w:t>
      </w:r>
      <w:r w:rsidR="00EC1B2F" w:rsidRPr="001009FF">
        <w:rPr>
          <w:rFonts w:ascii="Verdana" w:hAnsi="Verdana"/>
        </w:rPr>
        <w:t>nal and all of which constitute</w:t>
      </w:r>
      <w:r w:rsidRPr="001009FF">
        <w:rPr>
          <w:rFonts w:ascii="Verdana" w:hAnsi="Verdana"/>
        </w:rPr>
        <w:t xml:space="preserve"> the same </w:t>
      </w:r>
      <w:r w:rsidR="00952D6B" w:rsidRPr="001009FF">
        <w:rPr>
          <w:rFonts w:ascii="Verdana" w:hAnsi="Verdana"/>
        </w:rPr>
        <w:t>Agreement</w:t>
      </w:r>
      <w:r w:rsidR="00C3347D" w:rsidRPr="001009FF">
        <w:rPr>
          <w:rFonts w:ascii="Verdana" w:hAnsi="Verdana"/>
        </w:rPr>
        <w:t xml:space="preserve"> or Statement of Work (as applicable)</w:t>
      </w:r>
      <w:r w:rsidRPr="001009FF">
        <w:rPr>
          <w:rFonts w:ascii="Verdana" w:hAnsi="Verdana"/>
        </w:rPr>
        <w:t xml:space="preserve">. </w:t>
      </w:r>
      <w:r w:rsidR="00054289" w:rsidRPr="001009FF">
        <w:rPr>
          <w:rFonts w:ascii="Verdana" w:hAnsi="Verdana"/>
        </w:rPr>
        <w:t xml:space="preserve"> </w:t>
      </w:r>
      <w:r w:rsidRPr="001009FF">
        <w:rPr>
          <w:rFonts w:ascii="Verdana" w:hAnsi="Verdana"/>
        </w:rPr>
        <w:t xml:space="preserve">A party may enter this </w:t>
      </w:r>
      <w:r w:rsidR="00952D6B" w:rsidRPr="001009FF">
        <w:rPr>
          <w:rFonts w:ascii="Verdana" w:hAnsi="Verdana"/>
        </w:rPr>
        <w:t>Agreement</w:t>
      </w:r>
      <w:r w:rsidRPr="001009FF">
        <w:rPr>
          <w:rFonts w:ascii="Verdana" w:hAnsi="Verdana"/>
        </w:rPr>
        <w:t xml:space="preserve"> </w:t>
      </w:r>
      <w:r w:rsidR="00C3347D" w:rsidRPr="001009FF">
        <w:rPr>
          <w:rFonts w:ascii="Verdana" w:hAnsi="Verdana"/>
        </w:rPr>
        <w:t xml:space="preserve">and </w:t>
      </w:r>
      <w:r w:rsidR="00C3347D">
        <w:rPr>
          <w:rFonts w:ascii="Verdana" w:hAnsi="Verdana"/>
        </w:rPr>
        <w:t xml:space="preserve">any Statement of Work </w:t>
      </w:r>
      <w:r w:rsidRPr="00FE60E6">
        <w:rPr>
          <w:rFonts w:ascii="Verdana" w:hAnsi="Verdana"/>
        </w:rPr>
        <w:t xml:space="preserve">by signing </w:t>
      </w:r>
      <w:r w:rsidR="00EC1B2F" w:rsidRPr="00FE60E6">
        <w:rPr>
          <w:rFonts w:ascii="Verdana" w:hAnsi="Verdana"/>
        </w:rPr>
        <w:t xml:space="preserve">(including electronically) </w:t>
      </w:r>
      <w:r w:rsidRPr="00FE60E6">
        <w:rPr>
          <w:rFonts w:ascii="Verdana" w:hAnsi="Verdana"/>
        </w:rPr>
        <w:t xml:space="preserve">and sending (including by email) a counterpart copy to </w:t>
      </w:r>
      <w:r w:rsidR="00054289" w:rsidRPr="00FE60E6">
        <w:rPr>
          <w:rFonts w:ascii="Verdana" w:hAnsi="Verdana"/>
        </w:rPr>
        <w:t xml:space="preserve">the </w:t>
      </w:r>
      <w:r w:rsidR="000438CF" w:rsidRPr="00FE60E6">
        <w:rPr>
          <w:rFonts w:ascii="Verdana" w:hAnsi="Verdana"/>
        </w:rPr>
        <w:t>ot</w:t>
      </w:r>
      <w:r w:rsidR="00882E16">
        <w:rPr>
          <w:rFonts w:ascii="Verdana" w:hAnsi="Verdana"/>
        </w:rPr>
        <w:t>her party.</w:t>
      </w:r>
    </w:p>
    <w:p w14:paraId="2E06A2A6" w14:textId="77777777" w:rsidR="00BC175D" w:rsidRPr="00FE60E6" w:rsidRDefault="00BC175D" w:rsidP="008B2D0E">
      <w:pPr>
        <w:pStyle w:val="Heading2"/>
        <w:numPr>
          <w:ilvl w:val="0"/>
          <w:numId w:val="0"/>
        </w:numPr>
        <w:rPr>
          <w:rFonts w:ascii="Verdana" w:hAnsi="Verdana"/>
          <w:highlight w:val="yellow"/>
        </w:rPr>
        <w:sectPr w:rsidR="00BC175D" w:rsidRPr="00FE60E6" w:rsidSect="00807807">
          <w:type w:val="continuous"/>
          <w:pgSz w:w="11910" w:h="16840"/>
          <w:pgMar w:top="1380" w:right="1020" w:bottom="1160" w:left="1020" w:header="0" w:footer="977" w:gutter="0"/>
          <w:cols w:num="2" w:space="720"/>
          <w:noEndnote/>
        </w:sectPr>
      </w:pPr>
    </w:p>
    <w:p w14:paraId="4F9A95A4" w14:textId="77777777" w:rsidR="002A5E94" w:rsidRPr="001425DB" w:rsidRDefault="002A5E94" w:rsidP="002A5E94">
      <w:pPr>
        <w:pStyle w:val="BodyText"/>
        <w:tabs>
          <w:tab w:val="left" w:pos="680"/>
        </w:tabs>
        <w:kinsoku w:val="0"/>
        <w:overflowPunct w:val="0"/>
        <w:spacing w:before="120" w:after="120"/>
        <w:ind w:left="0" w:right="113" w:firstLine="0"/>
        <w:jc w:val="center"/>
        <w:rPr>
          <w:rFonts w:ascii="Verdana" w:hAnsi="Verdana" w:cs="Arial"/>
          <w:b/>
          <w:spacing w:val="-1"/>
          <w:sz w:val="20"/>
          <w:szCs w:val="20"/>
        </w:rPr>
      </w:pPr>
      <w:r w:rsidRPr="001425DB">
        <w:rPr>
          <w:rFonts w:ascii="Verdana" w:hAnsi="Verdana" w:cs="Arial"/>
          <w:b/>
          <w:spacing w:val="-1"/>
          <w:sz w:val="20"/>
          <w:szCs w:val="20"/>
        </w:rPr>
        <w:lastRenderedPageBreak/>
        <w:t>SCHEDULE 1</w:t>
      </w:r>
    </w:p>
    <w:p w14:paraId="786B9E86" w14:textId="77777777" w:rsidR="00B20C71" w:rsidRDefault="002A5E94">
      <w:pPr>
        <w:pStyle w:val="BodyText"/>
        <w:tabs>
          <w:tab w:val="left" w:pos="680"/>
        </w:tabs>
        <w:kinsoku w:val="0"/>
        <w:overflowPunct w:val="0"/>
        <w:spacing w:before="120" w:after="120"/>
        <w:ind w:left="0" w:right="113" w:firstLine="0"/>
        <w:jc w:val="center"/>
        <w:rPr>
          <w:rFonts w:ascii="Verdana" w:hAnsi="Verdana" w:cs="Arial"/>
          <w:b/>
          <w:spacing w:val="-1"/>
          <w:sz w:val="20"/>
          <w:szCs w:val="20"/>
        </w:rPr>
      </w:pPr>
      <w:r w:rsidRPr="001425DB">
        <w:rPr>
          <w:rFonts w:ascii="Verdana" w:hAnsi="Verdana" w:cs="Arial"/>
          <w:b/>
          <w:spacing w:val="-1"/>
          <w:sz w:val="20"/>
          <w:szCs w:val="20"/>
        </w:rPr>
        <w:t>STATEMENT OF WORK TEMPLATE</w:t>
      </w:r>
    </w:p>
    <w:p w14:paraId="53AD74BD" w14:textId="77777777" w:rsidR="00B20C71" w:rsidRDefault="00B20C71">
      <w:pPr>
        <w:pStyle w:val="BodyText"/>
        <w:tabs>
          <w:tab w:val="left" w:pos="680"/>
        </w:tabs>
        <w:kinsoku w:val="0"/>
        <w:overflowPunct w:val="0"/>
        <w:spacing w:before="120" w:after="120"/>
        <w:ind w:left="0" w:right="113" w:firstLine="0"/>
        <w:jc w:val="center"/>
        <w:rPr>
          <w:rFonts w:ascii="Verdana" w:hAnsi="Verdana" w:cs="Arial"/>
          <w:b/>
          <w:spacing w:val="-1"/>
          <w:sz w:val="20"/>
          <w:szCs w:val="20"/>
        </w:rPr>
      </w:pPr>
    </w:p>
    <w:p w14:paraId="40644C74" w14:textId="77777777" w:rsidR="001425DB" w:rsidRPr="001425DB" w:rsidRDefault="001425DB" w:rsidP="00A061E1">
      <w:pPr>
        <w:pStyle w:val="BodyText"/>
        <w:tabs>
          <w:tab w:val="left" w:pos="680"/>
        </w:tabs>
        <w:kinsoku w:val="0"/>
        <w:overflowPunct w:val="0"/>
        <w:spacing w:before="120" w:after="120"/>
        <w:ind w:left="0" w:right="113" w:firstLine="0"/>
        <w:jc w:val="both"/>
        <w:rPr>
          <w:rFonts w:ascii="Verdana" w:hAnsi="Verdana" w:cs="Arial"/>
          <w:b/>
          <w:spacing w:val="-1"/>
          <w:sz w:val="20"/>
          <w:szCs w:val="20"/>
        </w:rPr>
      </w:pPr>
      <w:r>
        <w:rPr>
          <w:rFonts w:ascii="Verdana" w:hAnsi="Verdana" w:cs="Arial"/>
          <w:b/>
          <w:spacing w:val="-1"/>
          <w:sz w:val="20"/>
          <w:szCs w:val="20"/>
        </w:rPr>
        <w:t>STATEMENT OF WORK</w:t>
      </w:r>
    </w:p>
    <w:p w14:paraId="62D5D727" w14:textId="77777777" w:rsidR="00B20C71" w:rsidRPr="001009FF" w:rsidRDefault="002A5E94" w:rsidP="00A061E1">
      <w:pPr>
        <w:pStyle w:val="BodyText"/>
        <w:tabs>
          <w:tab w:val="left" w:pos="0"/>
        </w:tabs>
        <w:kinsoku w:val="0"/>
        <w:overflowPunct w:val="0"/>
        <w:spacing w:before="120" w:after="120"/>
        <w:ind w:left="0" w:right="113" w:firstLine="0"/>
        <w:jc w:val="both"/>
        <w:rPr>
          <w:rFonts w:ascii="Verdana" w:hAnsi="Verdana" w:cs="Arial"/>
          <w:spacing w:val="-1"/>
          <w:sz w:val="20"/>
          <w:szCs w:val="20"/>
        </w:rPr>
      </w:pPr>
      <w:r w:rsidRPr="00FE60E6">
        <w:rPr>
          <w:rFonts w:ascii="Verdana" w:hAnsi="Verdana" w:cs="Arial"/>
          <w:spacing w:val="-1"/>
          <w:sz w:val="20"/>
          <w:szCs w:val="20"/>
        </w:rPr>
        <w:t xml:space="preserve">This Statement of Work is entered into under the </w:t>
      </w:r>
      <w:r w:rsidR="00344E68">
        <w:rPr>
          <w:rFonts w:ascii="Verdana" w:hAnsi="Verdana" w:cs="Arial"/>
          <w:i/>
          <w:spacing w:val="-1"/>
          <w:sz w:val="20"/>
          <w:szCs w:val="20"/>
        </w:rPr>
        <w:t xml:space="preserve">Master </w:t>
      </w:r>
      <w:r w:rsidR="00803234">
        <w:rPr>
          <w:rFonts w:ascii="Verdana" w:hAnsi="Verdana" w:cs="Arial"/>
          <w:i/>
          <w:spacing w:val="-1"/>
          <w:sz w:val="20"/>
          <w:szCs w:val="20"/>
        </w:rPr>
        <w:t xml:space="preserve">Services </w:t>
      </w:r>
      <w:r w:rsidR="00344E68">
        <w:rPr>
          <w:rFonts w:ascii="Verdana" w:hAnsi="Verdana" w:cs="Arial"/>
          <w:i/>
          <w:spacing w:val="-1"/>
          <w:sz w:val="20"/>
          <w:szCs w:val="20"/>
        </w:rPr>
        <w:t>Agreement</w:t>
      </w:r>
      <w:r w:rsidRPr="00FE60E6">
        <w:rPr>
          <w:rFonts w:ascii="Verdana" w:hAnsi="Verdana" w:cs="Arial"/>
          <w:spacing w:val="-1"/>
          <w:sz w:val="20"/>
          <w:szCs w:val="20"/>
        </w:rPr>
        <w:t xml:space="preserve"> between the </w:t>
      </w:r>
      <w:r w:rsidR="00A061E1">
        <w:rPr>
          <w:rFonts w:ascii="Verdana" w:hAnsi="Verdana" w:cs="Arial"/>
          <w:spacing w:val="-1"/>
          <w:sz w:val="20"/>
          <w:szCs w:val="20"/>
        </w:rPr>
        <w:t>University</w:t>
      </w:r>
      <w:r w:rsidR="00B20C71" w:rsidRPr="00FE60E6">
        <w:rPr>
          <w:rFonts w:ascii="Verdana" w:hAnsi="Verdana" w:cs="Arial"/>
          <w:spacing w:val="-1"/>
          <w:sz w:val="20"/>
          <w:szCs w:val="20"/>
        </w:rPr>
        <w:t xml:space="preserve"> of Auckland and </w:t>
      </w:r>
      <w:r w:rsidR="00354027" w:rsidRPr="00354027">
        <w:rPr>
          <w:rFonts w:ascii="Verdana" w:hAnsi="Verdana" w:cs="Arial"/>
          <w:color w:val="FF0000"/>
          <w:spacing w:val="-1"/>
          <w:sz w:val="20"/>
          <w:szCs w:val="20"/>
        </w:rPr>
        <w:t>[</w:t>
      </w:r>
      <w:r w:rsidR="00354027" w:rsidRPr="001009FF">
        <w:rPr>
          <w:rFonts w:ascii="Verdana" w:hAnsi="Verdana" w:cs="Arial"/>
          <w:i/>
          <w:color w:val="FF0000"/>
          <w:spacing w:val="-1"/>
          <w:sz w:val="20"/>
          <w:szCs w:val="20"/>
        </w:rPr>
        <w:t>Client</w:t>
      </w:r>
      <w:r w:rsidR="00354027" w:rsidRPr="00354027">
        <w:rPr>
          <w:rFonts w:ascii="Verdana" w:hAnsi="Verdana" w:cs="Arial"/>
          <w:color w:val="FF0000"/>
          <w:spacing w:val="-1"/>
          <w:sz w:val="20"/>
          <w:szCs w:val="20"/>
        </w:rPr>
        <w:t>]</w:t>
      </w:r>
      <w:r w:rsidR="00A061E1">
        <w:rPr>
          <w:rFonts w:ascii="Verdana" w:hAnsi="Verdana" w:cs="Arial"/>
          <w:spacing w:val="-1"/>
          <w:sz w:val="20"/>
          <w:szCs w:val="20"/>
        </w:rPr>
        <w:t>,</w:t>
      </w:r>
      <w:r w:rsidRPr="00FE60E6">
        <w:rPr>
          <w:rFonts w:ascii="Verdana" w:hAnsi="Verdana" w:cs="Arial"/>
          <w:spacing w:val="-1"/>
          <w:sz w:val="20"/>
          <w:szCs w:val="20"/>
        </w:rPr>
        <w:t xml:space="preserve"> dated </w:t>
      </w:r>
      <w:r w:rsidRPr="00FE60E6">
        <w:rPr>
          <w:rFonts w:ascii="Verdana" w:hAnsi="Verdana" w:cs="Arial"/>
          <w:color w:val="FF0000"/>
          <w:spacing w:val="-1"/>
          <w:sz w:val="20"/>
          <w:szCs w:val="20"/>
        </w:rPr>
        <w:t>[</w:t>
      </w:r>
      <w:r w:rsidRPr="00FE60E6">
        <w:rPr>
          <w:rFonts w:ascii="Verdana" w:hAnsi="Verdana" w:cs="Arial"/>
          <w:i/>
          <w:color w:val="FF0000"/>
          <w:spacing w:val="-1"/>
          <w:sz w:val="20"/>
          <w:szCs w:val="20"/>
        </w:rPr>
        <w:t>insert</w:t>
      </w:r>
      <w:r w:rsidRPr="00FE60E6">
        <w:rPr>
          <w:rFonts w:ascii="Verdana" w:hAnsi="Verdana" w:cs="Arial"/>
          <w:color w:val="FF0000"/>
          <w:spacing w:val="-1"/>
          <w:sz w:val="20"/>
          <w:szCs w:val="20"/>
        </w:rPr>
        <w:t xml:space="preserve">] </w:t>
      </w:r>
      <w:r w:rsidR="00B20C71" w:rsidRPr="005B13DB">
        <w:rPr>
          <w:rFonts w:ascii="Verdana" w:hAnsi="Verdana" w:cs="Arial"/>
          <w:spacing w:val="-1"/>
          <w:sz w:val="20"/>
          <w:szCs w:val="20"/>
        </w:rPr>
        <w:t>(</w:t>
      </w:r>
      <w:r w:rsidR="00952D6B" w:rsidRPr="001009FF">
        <w:rPr>
          <w:rFonts w:ascii="Verdana" w:hAnsi="Verdana" w:cs="Arial"/>
          <w:b/>
          <w:spacing w:val="-1"/>
          <w:sz w:val="20"/>
          <w:szCs w:val="20"/>
        </w:rPr>
        <w:t>Agreement</w:t>
      </w:r>
      <w:r w:rsidR="00B20C71" w:rsidRPr="005B13DB">
        <w:rPr>
          <w:rFonts w:ascii="Verdana" w:hAnsi="Verdana" w:cs="Arial"/>
          <w:spacing w:val="-1"/>
          <w:sz w:val="20"/>
          <w:szCs w:val="20"/>
        </w:rPr>
        <w:t xml:space="preserve">) </w:t>
      </w:r>
      <w:r w:rsidRPr="005B13DB">
        <w:rPr>
          <w:rFonts w:ascii="Verdana" w:hAnsi="Verdana" w:cs="Arial"/>
          <w:spacing w:val="-1"/>
          <w:sz w:val="20"/>
          <w:szCs w:val="20"/>
        </w:rPr>
        <w:t>and</w:t>
      </w:r>
      <w:r w:rsidR="00B20C71" w:rsidRPr="00FE60E6">
        <w:rPr>
          <w:rFonts w:ascii="Verdana" w:hAnsi="Verdana" w:cs="Arial"/>
          <w:spacing w:val="-1"/>
          <w:sz w:val="20"/>
          <w:szCs w:val="20"/>
        </w:rPr>
        <w:t>, on signing by both parties, gives rise to</w:t>
      </w:r>
      <w:r w:rsidRPr="00FE60E6">
        <w:rPr>
          <w:rFonts w:ascii="Verdana" w:hAnsi="Verdana" w:cs="Arial"/>
          <w:spacing w:val="-1"/>
          <w:sz w:val="20"/>
          <w:szCs w:val="20"/>
        </w:rPr>
        <w:t xml:space="preserve"> an agreement </w:t>
      </w:r>
      <w:r w:rsidR="00B20C71" w:rsidRPr="00FE60E6">
        <w:rPr>
          <w:rFonts w:ascii="Verdana" w:hAnsi="Verdana" w:cs="Arial"/>
          <w:spacing w:val="-1"/>
          <w:sz w:val="20"/>
          <w:szCs w:val="20"/>
        </w:rPr>
        <w:t xml:space="preserve">between the signatory parties </w:t>
      </w:r>
      <w:r w:rsidRPr="00FE60E6">
        <w:rPr>
          <w:rFonts w:ascii="Verdana" w:hAnsi="Verdana" w:cs="Arial"/>
          <w:spacing w:val="-1"/>
          <w:sz w:val="20"/>
          <w:szCs w:val="20"/>
        </w:rPr>
        <w:t xml:space="preserve">comprising the </w:t>
      </w:r>
      <w:r w:rsidRPr="001009FF">
        <w:rPr>
          <w:rFonts w:ascii="Verdana" w:hAnsi="Verdana" w:cs="Arial"/>
          <w:spacing w:val="-1"/>
          <w:sz w:val="20"/>
          <w:szCs w:val="20"/>
        </w:rPr>
        <w:t xml:space="preserve">terms of the </w:t>
      </w:r>
      <w:r w:rsidR="00952D6B" w:rsidRPr="001009FF">
        <w:rPr>
          <w:rFonts w:ascii="Verdana" w:hAnsi="Verdana" w:cs="Arial"/>
          <w:spacing w:val="-1"/>
          <w:sz w:val="20"/>
          <w:szCs w:val="20"/>
        </w:rPr>
        <w:t>Agreement</w:t>
      </w:r>
      <w:r w:rsidRPr="001009FF">
        <w:rPr>
          <w:rFonts w:ascii="Verdana" w:hAnsi="Verdana" w:cs="Arial"/>
          <w:spacing w:val="-1"/>
          <w:sz w:val="20"/>
          <w:szCs w:val="20"/>
        </w:rPr>
        <w:t xml:space="preserve"> as varied by this S</w:t>
      </w:r>
      <w:r w:rsidR="00B20C71" w:rsidRPr="001009FF">
        <w:rPr>
          <w:rFonts w:ascii="Verdana" w:hAnsi="Verdana" w:cs="Arial"/>
          <w:spacing w:val="-1"/>
          <w:sz w:val="20"/>
          <w:szCs w:val="20"/>
        </w:rPr>
        <w:t>tatement of Work.</w:t>
      </w:r>
      <w:r w:rsidR="00FC781C" w:rsidRPr="001009FF">
        <w:rPr>
          <w:rFonts w:ascii="Verdana" w:hAnsi="Verdana" w:cs="Arial"/>
          <w:spacing w:val="-1"/>
          <w:sz w:val="20"/>
          <w:szCs w:val="20"/>
        </w:rPr>
        <w:t xml:space="preserve"> </w:t>
      </w:r>
      <w:r w:rsidR="00803234" w:rsidRPr="001009FF">
        <w:rPr>
          <w:rFonts w:ascii="Verdana" w:hAnsi="Verdana" w:cs="Arial"/>
          <w:spacing w:val="-1"/>
          <w:sz w:val="20"/>
          <w:szCs w:val="20"/>
        </w:rPr>
        <w:t xml:space="preserve"> </w:t>
      </w:r>
      <w:r w:rsidR="00B20C71" w:rsidRPr="001009FF">
        <w:rPr>
          <w:rFonts w:ascii="Verdana" w:hAnsi="Verdana" w:cs="Arial"/>
          <w:spacing w:val="-1"/>
          <w:sz w:val="20"/>
          <w:szCs w:val="20"/>
        </w:rPr>
        <w:t xml:space="preserve">Capitalised terms not otherwise defined in this Statement of Work have the meaning given to them in the </w:t>
      </w:r>
      <w:r w:rsidR="00952D6B" w:rsidRPr="001009FF">
        <w:rPr>
          <w:rFonts w:ascii="Verdana" w:hAnsi="Verdana" w:cs="Arial"/>
          <w:spacing w:val="-1"/>
          <w:sz w:val="20"/>
          <w:szCs w:val="20"/>
        </w:rPr>
        <w:t>Agreement</w:t>
      </w:r>
      <w:r w:rsidR="00B20C71" w:rsidRPr="001009FF">
        <w:rPr>
          <w:rFonts w:ascii="Verdana" w:hAnsi="Verdana" w:cs="Arial"/>
          <w:spacing w:val="-1"/>
          <w:sz w:val="20"/>
          <w:szCs w:val="20"/>
        </w:rPr>
        <w:t>.</w:t>
      </w:r>
    </w:p>
    <w:p w14:paraId="40ABEB47" w14:textId="77777777" w:rsidR="00B20C71" w:rsidRPr="00FE60E6" w:rsidRDefault="00B20C71" w:rsidP="002A5E94">
      <w:pPr>
        <w:pStyle w:val="BodyText"/>
        <w:tabs>
          <w:tab w:val="left" w:pos="0"/>
        </w:tabs>
        <w:kinsoku w:val="0"/>
        <w:overflowPunct w:val="0"/>
        <w:spacing w:before="120" w:after="120"/>
        <w:ind w:left="0" w:right="113" w:firstLine="0"/>
        <w:rPr>
          <w:rFonts w:ascii="Verdana" w:hAnsi="Verdana" w:cs="Arial"/>
          <w:spacing w:val="-1"/>
          <w:sz w:val="20"/>
          <w:szCs w:val="20"/>
        </w:rPr>
      </w:pPr>
    </w:p>
    <w:p w14:paraId="1E6DE327" w14:textId="77777777" w:rsidR="002A5E94" w:rsidRPr="00FE60E6" w:rsidRDefault="002A5E94" w:rsidP="002A5E94">
      <w:pPr>
        <w:pStyle w:val="Paragraph"/>
        <w:rPr>
          <w:rFonts w:ascii="Verdana" w:hAnsi="Verdana" w:cs="Arial"/>
          <w:b/>
          <w:color w:val="auto"/>
        </w:rPr>
      </w:pPr>
      <w:r w:rsidRPr="00FE60E6">
        <w:rPr>
          <w:rFonts w:ascii="Verdana" w:hAnsi="Verdana" w:cs="Arial"/>
          <w:b/>
          <w:color w:val="auto"/>
        </w:rPr>
        <w:t xml:space="preserve">STATEMENT OF WORK DETAILS </w:t>
      </w:r>
    </w:p>
    <w:tbl>
      <w:tblPr>
        <w:tblStyle w:val="TableGrid"/>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6855"/>
      </w:tblGrid>
      <w:tr w:rsidR="00C61604" w:rsidRPr="001425DB" w14:paraId="53265C67" w14:textId="77777777" w:rsidTr="00BE3AA2">
        <w:tc>
          <w:tcPr>
            <w:tcW w:w="2968" w:type="dxa"/>
          </w:tcPr>
          <w:p w14:paraId="78B01945" w14:textId="77777777" w:rsidR="00C61604" w:rsidRPr="00FE60E6" w:rsidRDefault="00C61604" w:rsidP="00615051">
            <w:pPr>
              <w:pStyle w:val="Paragraph"/>
              <w:spacing w:after="200"/>
              <w:rPr>
                <w:rFonts w:ascii="Verdana" w:hAnsi="Verdana" w:cs="Arial"/>
                <w:b/>
                <w:color w:val="auto"/>
              </w:rPr>
            </w:pPr>
            <w:r>
              <w:rPr>
                <w:rFonts w:ascii="Verdana" w:hAnsi="Verdana" w:cs="Arial"/>
                <w:b/>
                <w:color w:val="auto"/>
              </w:rPr>
              <w:t xml:space="preserve">Project </w:t>
            </w:r>
            <w:r w:rsidR="00803234">
              <w:rPr>
                <w:rFonts w:ascii="Verdana" w:hAnsi="Verdana" w:cs="Arial"/>
                <w:b/>
                <w:color w:val="auto"/>
              </w:rPr>
              <w:t>n</w:t>
            </w:r>
            <w:r>
              <w:rPr>
                <w:rFonts w:ascii="Verdana" w:hAnsi="Verdana" w:cs="Arial"/>
                <w:b/>
                <w:color w:val="auto"/>
              </w:rPr>
              <w:t>ame</w:t>
            </w:r>
          </w:p>
        </w:tc>
        <w:tc>
          <w:tcPr>
            <w:tcW w:w="6855" w:type="dxa"/>
          </w:tcPr>
          <w:p w14:paraId="16C65E8F" w14:textId="77777777" w:rsidR="00C61604" w:rsidRPr="005B13DB" w:rsidRDefault="00C61604" w:rsidP="00615051">
            <w:pPr>
              <w:pStyle w:val="Paragraph"/>
              <w:spacing w:after="200"/>
              <w:rPr>
                <w:rFonts w:ascii="Verdana" w:hAnsi="Verdana" w:cs="Arial"/>
                <w:color w:val="FF0000"/>
              </w:rPr>
            </w:pPr>
          </w:p>
        </w:tc>
      </w:tr>
      <w:tr w:rsidR="002A5E94" w:rsidRPr="001425DB" w14:paraId="60A1C72A" w14:textId="77777777" w:rsidTr="00BE3AA2">
        <w:tc>
          <w:tcPr>
            <w:tcW w:w="2968" w:type="dxa"/>
          </w:tcPr>
          <w:p w14:paraId="01B3CE10" w14:textId="77777777" w:rsidR="002A5E94" w:rsidRPr="00FE60E6" w:rsidRDefault="002A5E94" w:rsidP="00615051">
            <w:pPr>
              <w:pStyle w:val="Paragraph"/>
              <w:spacing w:after="200"/>
              <w:rPr>
                <w:rFonts w:ascii="Verdana" w:hAnsi="Verdana" w:cs="Arial"/>
                <w:b/>
                <w:color w:val="auto"/>
              </w:rPr>
            </w:pPr>
            <w:r w:rsidRPr="00FE60E6">
              <w:rPr>
                <w:rFonts w:ascii="Verdana" w:hAnsi="Verdana" w:cs="Arial"/>
                <w:b/>
                <w:color w:val="auto"/>
              </w:rPr>
              <w:t xml:space="preserve">Services </w:t>
            </w:r>
          </w:p>
        </w:tc>
        <w:tc>
          <w:tcPr>
            <w:tcW w:w="6855" w:type="dxa"/>
          </w:tcPr>
          <w:p w14:paraId="69F4EBD7" w14:textId="77777777" w:rsidR="002A5E94" w:rsidRPr="00FE60E6" w:rsidRDefault="00B20C71" w:rsidP="00615051">
            <w:pPr>
              <w:pStyle w:val="Paragraph"/>
              <w:spacing w:after="200"/>
              <w:rPr>
                <w:rFonts w:ascii="Verdana" w:hAnsi="Verdana" w:cs="Arial"/>
                <w:color w:val="FF0000"/>
              </w:rPr>
            </w:pPr>
            <w:r w:rsidRPr="005B13DB">
              <w:rPr>
                <w:rFonts w:ascii="Verdana" w:hAnsi="Verdana" w:cs="Arial"/>
                <w:color w:val="FF0000"/>
              </w:rPr>
              <w:t>[</w:t>
            </w:r>
            <w:r w:rsidRPr="005B13DB">
              <w:rPr>
                <w:rFonts w:ascii="Verdana" w:hAnsi="Verdana" w:cs="Arial"/>
                <w:i/>
                <w:color w:val="FF0000"/>
              </w:rPr>
              <w:t xml:space="preserve">Consultancy </w:t>
            </w:r>
            <w:r w:rsidR="00D05FE0">
              <w:rPr>
                <w:rFonts w:ascii="Verdana" w:hAnsi="Verdana" w:cs="Arial"/>
                <w:i/>
                <w:color w:val="FF0000"/>
              </w:rPr>
              <w:t xml:space="preserve">/ Research </w:t>
            </w:r>
            <w:r w:rsidR="002A5E94" w:rsidRPr="005B13DB">
              <w:rPr>
                <w:rFonts w:ascii="Verdana" w:hAnsi="Verdana" w:cs="Arial"/>
                <w:i/>
                <w:color w:val="FF0000"/>
              </w:rPr>
              <w:t>services</w:t>
            </w:r>
            <w:r w:rsidRPr="005B13DB">
              <w:rPr>
                <w:rFonts w:ascii="Verdana" w:hAnsi="Verdana" w:cs="Arial"/>
                <w:color w:val="FF0000"/>
              </w:rPr>
              <w:t>]</w:t>
            </w:r>
            <w:r>
              <w:rPr>
                <w:rFonts w:ascii="Verdana" w:hAnsi="Verdana" w:cs="Arial"/>
                <w:color w:val="auto"/>
              </w:rPr>
              <w:t xml:space="preserve"> </w:t>
            </w:r>
            <w:r w:rsidR="002A5E94" w:rsidRPr="00FE60E6">
              <w:rPr>
                <w:rFonts w:ascii="Verdana" w:hAnsi="Verdana" w:cs="Arial"/>
                <w:color w:val="auto"/>
              </w:rPr>
              <w:t xml:space="preserve">as more fully described in </w:t>
            </w:r>
            <w:r w:rsidR="002A5E94" w:rsidRPr="00FE60E6">
              <w:rPr>
                <w:rFonts w:ascii="Verdana" w:hAnsi="Verdana" w:cs="Arial"/>
                <w:color w:val="FF0000"/>
              </w:rPr>
              <w:t>[</w:t>
            </w:r>
            <w:r w:rsidR="002A5E94" w:rsidRPr="00FE60E6">
              <w:rPr>
                <w:rFonts w:ascii="Verdana" w:hAnsi="Verdana" w:cs="Arial"/>
                <w:i/>
                <w:color w:val="FF0000"/>
              </w:rPr>
              <w:t>e.g. the attached proposal (</w:t>
            </w:r>
            <w:r w:rsidR="002A5E94" w:rsidRPr="005B13DB">
              <w:rPr>
                <w:rFonts w:ascii="Verdana" w:hAnsi="Verdana" w:cs="Arial"/>
                <w:b/>
                <w:i/>
                <w:color w:val="FF0000"/>
              </w:rPr>
              <w:t>Attachment 1</w:t>
            </w:r>
            <w:r w:rsidR="002A5E94" w:rsidRPr="00FE60E6">
              <w:rPr>
                <w:rFonts w:ascii="Verdana" w:hAnsi="Verdana" w:cs="Arial"/>
                <w:i/>
                <w:color w:val="FF0000"/>
              </w:rPr>
              <w:t>)</w:t>
            </w:r>
            <w:r w:rsidR="002A5E94" w:rsidRPr="00FE60E6">
              <w:rPr>
                <w:rFonts w:ascii="Verdana" w:hAnsi="Verdana" w:cs="Arial"/>
                <w:color w:val="FF0000"/>
              </w:rPr>
              <w:t>].</w:t>
            </w:r>
          </w:p>
          <w:p w14:paraId="74088181" w14:textId="77777777" w:rsidR="00D05FE0" w:rsidRDefault="00354027" w:rsidP="00615051">
            <w:pPr>
              <w:pStyle w:val="Paragraph"/>
              <w:spacing w:after="200"/>
              <w:rPr>
                <w:rFonts w:ascii="Verdana" w:hAnsi="Verdana" w:cs="Arial"/>
                <w:color w:val="FF0000"/>
              </w:rPr>
            </w:pPr>
            <w:r w:rsidRPr="00354027">
              <w:rPr>
                <w:rFonts w:ascii="Verdana" w:hAnsi="Verdana" w:cs="Arial"/>
                <w:b/>
                <w:color w:val="FF0000"/>
              </w:rPr>
              <w:t>[Client]</w:t>
            </w:r>
            <w:r w:rsidR="00D05FE0" w:rsidRPr="00FE60E6">
              <w:rPr>
                <w:rFonts w:ascii="Verdana" w:hAnsi="Verdana" w:cs="Arial"/>
                <w:b/>
                <w:color w:val="auto"/>
              </w:rPr>
              <w:t xml:space="preserve"> </w:t>
            </w:r>
            <w:r w:rsidR="0079229C">
              <w:rPr>
                <w:rFonts w:ascii="Verdana" w:hAnsi="Verdana" w:cs="Arial"/>
                <w:b/>
                <w:color w:val="auto"/>
              </w:rPr>
              <w:t>P</w:t>
            </w:r>
            <w:r w:rsidR="00D05FE0" w:rsidRPr="00FE60E6">
              <w:rPr>
                <w:rFonts w:ascii="Verdana" w:hAnsi="Verdana" w:cs="Arial"/>
                <w:b/>
                <w:color w:val="auto"/>
              </w:rPr>
              <w:t xml:space="preserve">roject </w:t>
            </w:r>
            <w:r w:rsidR="0079229C">
              <w:rPr>
                <w:rFonts w:ascii="Verdana" w:hAnsi="Verdana" w:cs="Arial"/>
                <w:b/>
                <w:color w:val="auto"/>
              </w:rPr>
              <w:t>R</w:t>
            </w:r>
            <w:r w:rsidR="00D05FE0" w:rsidRPr="00FE60E6">
              <w:rPr>
                <w:rFonts w:ascii="Verdana" w:hAnsi="Verdana" w:cs="Arial"/>
                <w:b/>
                <w:color w:val="auto"/>
              </w:rPr>
              <w:t>eference:</w:t>
            </w:r>
            <w:r w:rsidR="00D05FE0" w:rsidRPr="00FE60E6">
              <w:rPr>
                <w:rFonts w:ascii="Verdana" w:hAnsi="Verdana" w:cs="Arial"/>
                <w:color w:val="auto"/>
              </w:rPr>
              <w:t xml:space="preserve"> </w:t>
            </w:r>
            <w:r w:rsidR="00D05FE0" w:rsidRPr="00FE60E6">
              <w:rPr>
                <w:rFonts w:ascii="Verdana" w:hAnsi="Verdana" w:cs="Arial"/>
                <w:color w:val="FF0000"/>
              </w:rPr>
              <w:t>[</w:t>
            </w:r>
            <w:r w:rsidR="00D05FE0" w:rsidRPr="00FE60E6">
              <w:rPr>
                <w:rFonts w:ascii="Verdana" w:hAnsi="Verdana" w:cs="Arial"/>
                <w:i/>
                <w:color w:val="FF0000"/>
              </w:rPr>
              <w:t>Insert</w:t>
            </w:r>
            <w:r w:rsidR="00D05FE0" w:rsidRPr="00FE60E6">
              <w:rPr>
                <w:rFonts w:ascii="Verdana" w:hAnsi="Verdana" w:cs="Arial"/>
                <w:color w:val="FF0000"/>
              </w:rPr>
              <w:t>]</w:t>
            </w:r>
          </w:p>
          <w:p w14:paraId="055D2003" w14:textId="77777777" w:rsidR="002A5E94" w:rsidRPr="00FE60E6" w:rsidRDefault="002A5E94" w:rsidP="0079229C">
            <w:pPr>
              <w:pStyle w:val="Paragraph"/>
              <w:spacing w:after="200"/>
              <w:rPr>
                <w:rFonts w:ascii="Verdana" w:hAnsi="Verdana" w:cs="Arial"/>
                <w:color w:val="FF0000"/>
              </w:rPr>
            </w:pPr>
            <w:r w:rsidRPr="00FE60E6">
              <w:rPr>
                <w:rFonts w:ascii="Verdana" w:hAnsi="Verdana" w:cs="Arial"/>
                <w:b/>
                <w:color w:val="auto"/>
              </w:rPr>
              <w:t xml:space="preserve">The </w:t>
            </w:r>
            <w:r w:rsidR="00180A62">
              <w:rPr>
                <w:rFonts w:ascii="Verdana" w:hAnsi="Verdana" w:cs="Arial"/>
                <w:b/>
                <w:color w:val="auto"/>
              </w:rPr>
              <w:t>University</w:t>
            </w:r>
            <w:r w:rsidRPr="00FE60E6">
              <w:rPr>
                <w:rFonts w:ascii="Verdana" w:hAnsi="Verdana" w:cs="Arial"/>
                <w:b/>
                <w:color w:val="auto"/>
              </w:rPr>
              <w:t xml:space="preserve">’s </w:t>
            </w:r>
            <w:r w:rsidR="0079229C">
              <w:rPr>
                <w:rFonts w:ascii="Verdana" w:hAnsi="Verdana" w:cs="Arial"/>
                <w:b/>
                <w:color w:val="auto"/>
              </w:rPr>
              <w:t>P</w:t>
            </w:r>
            <w:r w:rsidRPr="00FE60E6">
              <w:rPr>
                <w:rFonts w:ascii="Verdana" w:hAnsi="Verdana" w:cs="Arial"/>
                <w:b/>
                <w:color w:val="auto"/>
              </w:rPr>
              <w:t xml:space="preserve">roject </w:t>
            </w:r>
            <w:r w:rsidR="0079229C">
              <w:rPr>
                <w:rFonts w:ascii="Verdana" w:hAnsi="Verdana" w:cs="Arial"/>
                <w:b/>
                <w:color w:val="auto"/>
              </w:rPr>
              <w:t>R</w:t>
            </w:r>
            <w:r w:rsidRPr="00FE60E6">
              <w:rPr>
                <w:rFonts w:ascii="Verdana" w:hAnsi="Verdana" w:cs="Arial"/>
                <w:b/>
                <w:color w:val="auto"/>
              </w:rPr>
              <w:t>eference:</w:t>
            </w:r>
            <w:r w:rsidRPr="00FE60E6">
              <w:rPr>
                <w:rFonts w:ascii="Verdana" w:hAnsi="Verdana" w:cs="Arial"/>
                <w:color w:val="auto"/>
              </w:rPr>
              <w:t xml:space="preserve"> </w:t>
            </w:r>
            <w:r w:rsidRPr="00FE60E6">
              <w:rPr>
                <w:rFonts w:ascii="Verdana" w:hAnsi="Verdana" w:cs="Arial"/>
                <w:color w:val="FF0000"/>
              </w:rPr>
              <w:t>[</w:t>
            </w:r>
            <w:r w:rsidRPr="00FE60E6">
              <w:rPr>
                <w:rFonts w:ascii="Verdana" w:hAnsi="Verdana" w:cs="Arial"/>
                <w:i/>
                <w:color w:val="FF0000"/>
              </w:rPr>
              <w:t>Insert</w:t>
            </w:r>
            <w:r w:rsidRPr="00FE60E6">
              <w:rPr>
                <w:rFonts w:ascii="Verdana" w:hAnsi="Verdana" w:cs="Arial"/>
                <w:color w:val="FF0000"/>
              </w:rPr>
              <w:t>]</w:t>
            </w:r>
          </w:p>
        </w:tc>
      </w:tr>
      <w:tr w:rsidR="002A5E94" w:rsidRPr="001425DB" w:rsidDel="00C330C3" w14:paraId="02F27D08" w14:textId="77777777" w:rsidTr="00BE3AA2">
        <w:tc>
          <w:tcPr>
            <w:tcW w:w="2968" w:type="dxa"/>
          </w:tcPr>
          <w:p w14:paraId="39627950" w14:textId="77777777" w:rsidR="002A5E94" w:rsidRPr="00FE60E6" w:rsidDel="00C330C3" w:rsidRDefault="00B20C71" w:rsidP="00615051">
            <w:pPr>
              <w:pStyle w:val="Paragraph"/>
              <w:spacing w:after="200"/>
              <w:rPr>
                <w:rFonts w:ascii="Verdana" w:hAnsi="Verdana" w:cs="Arial"/>
                <w:b/>
                <w:color w:val="auto"/>
              </w:rPr>
            </w:pPr>
            <w:r w:rsidRPr="00FE60E6">
              <w:rPr>
                <w:rFonts w:ascii="Verdana" w:hAnsi="Verdana" w:cs="Arial"/>
                <w:b/>
                <w:color w:val="auto"/>
              </w:rPr>
              <w:t>Service P</w:t>
            </w:r>
            <w:r w:rsidR="002A5E94" w:rsidRPr="00FE60E6">
              <w:rPr>
                <w:rFonts w:ascii="Verdana" w:hAnsi="Verdana" w:cs="Arial"/>
                <w:b/>
                <w:color w:val="auto"/>
              </w:rPr>
              <w:t>eriod</w:t>
            </w:r>
          </w:p>
        </w:tc>
        <w:tc>
          <w:tcPr>
            <w:tcW w:w="6855" w:type="dxa"/>
          </w:tcPr>
          <w:p w14:paraId="11D4D0DA" w14:textId="77777777" w:rsidR="002A5E94" w:rsidRPr="00FE60E6" w:rsidRDefault="00B20C71" w:rsidP="00615051">
            <w:pPr>
              <w:pStyle w:val="Paragraph"/>
              <w:spacing w:after="200"/>
              <w:rPr>
                <w:rFonts w:ascii="Verdana" w:hAnsi="Verdana" w:cs="Arial"/>
                <w:color w:val="FF0000"/>
              </w:rPr>
            </w:pPr>
            <w:r>
              <w:rPr>
                <w:rFonts w:ascii="Verdana" w:hAnsi="Verdana" w:cs="Arial"/>
                <w:b/>
                <w:color w:val="auto"/>
              </w:rPr>
              <w:t>Start D</w:t>
            </w:r>
            <w:r w:rsidR="002A5E94" w:rsidRPr="00FE60E6">
              <w:rPr>
                <w:rFonts w:ascii="Verdana" w:hAnsi="Verdana" w:cs="Arial"/>
                <w:b/>
                <w:color w:val="auto"/>
              </w:rPr>
              <w:t>ate:</w:t>
            </w:r>
            <w:r w:rsidR="002A5E94" w:rsidRPr="00FE60E6">
              <w:rPr>
                <w:rFonts w:ascii="Verdana" w:hAnsi="Verdana" w:cs="Arial"/>
                <w:color w:val="auto"/>
              </w:rPr>
              <w:t xml:space="preserve"> </w:t>
            </w:r>
            <w:r w:rsidR="002A5E94" w:rsidRPr="00FE60E6">
              <w:rPr>
                <w:rFonts w:ascii="Verdana" w:hAnsi="Verdana" w:cs="Arial"/>
                <w:color w:val="FF0000"/>
              </w:rPr>
              <w:t>[</w:t>
            </w:r>
            <w:r w:rsidR="002A5E94" w:rsidRPr="00FE60E6">
              <w:rPr>
                <w:rFonts w:ascii="Verdana" w:hAnsi="Verdana" w:cs="Arial"/>
                <w:i/>
                <w:color w:val="FF0000"/>
              </w:rPr>
              <w:t>Insert</w:t>
            </w:r>
            <w:r>
              <w:rPr>
                <w:rFonts w:ascii="Verdana" w:hAnsi="Verdana" w:cs="Arial"/>
                <w:i/>
                <w:color w:val="FF0000"/>
              </w:rPr>
              <w:t xml:space="preserve"> date to start the Services</w:t>
            </w:r>
            <w:r w:rsidR="002A5E94" w:rsidRPr="00FE60E6">
              <w:rPr>
                <w:rFonts w:ascii="Verdana" w:hAnsi="Verdana" w:cs="Arial"/>
                <w:color w:val="FF0000"/>
              </w:rPr>
              <w:t>]</w:t>
            </w:r>
          </w:p>
          <w:p w14:paraId="2C5CE60E" w14:textId="77777777" w:rsidR="002A5E94" w:rsidRPr="00FE60E6" w:rsidDel="00C330C3" w:rsidRDefault="002A5E94" w:rsidP="00D9569D">
            <w:pPr>
              <w:pStyle w:val="Paragraph"/>
              <w:spacing w:after="200"/>
              <w:rPr>
                <w:rFonts w:ascii="Verdana" w:hAnsi="Verdana" w:cs="Arial"/>
                <w:color w:val="FF0000"/>
              </w:rPr>
            </w:pPr>
            <w:r w:rsidRPr="00FE60E6">
              <w:rPr>
                <w:rFonts w:ascii="Verdana" w:hAnsi="Verdana" w:cs="Arial"/>
                <w:b/>
                <w:color w:val="auto"/>
              </w:rPr>
              <w:t>End date:</w:t>
            </w:r>
            <w:r w:rsidRPr="00FE60E6">
              <w:rPr>
                <w:rFonts w:ascii="Verdana" w:hAnsi="Verdana" w:cs="Arial"/>
                <w:color w:val="auto"/>
              </w:rPr>
              <w:t xml:space="preserve"> </w:t>
            </w:r>
            <w:r w:rsidRPr="00FE60E6">
              <w:rPr>
                <w:rFonts w:ascii="Verdana" w:hAnsi="Verdana" w:cs="Arial"/>
                <w:color w:val="FF0000"/>
              </w:rPr>
              <w:t>[</w:t>
            </w:r>
            <w:r w:rsidRPr="00FE60E6">
              <w:rPr>
                <w:rFonts w:ascii="Verdana" w:hAnsi="Verdana" w:cs="Arial"/>
                <w:i/>
                <w:color w:val="FF0000"/>
              </w:rPr>
              <w:t>Insert</w:t>
            </w:r>
            <w:r w:rsidRPr="00FE60E6">
              <w:rPr>
                <w:rFonts w:ascii="Verdana" w:hAnsi="Verdana" w:cs="Arial"/>
                <w:color w:val="FF0000"/>
              </w:rPr>
              <w:t>]</w:t>
            </w:r>
          </w:p>
        </w:tc>
      </w:tr>
      <w:tr w:rsidR="00B20C71" w:rsidRPr="001425DB" w:rsidDel="00C330C3" w14:paraId="1115A44C" w14:textId="77777777" w:rsidTr="00BE3AA2">
        <w:tc>
          <w:tcPr>
            <w:tcW w:w="2968" w:type="dxa"/>
          </w:tcPr>
          <w:p w14:paraId="2BB35C7F" w14:textId="77777777" w:rsidR="00B20C71" w:rsidRPr="00B20C71" w:rsidRDefault="00803234" w:rsidP="00615051">
            <w:pPr>
              <w:pStyle w:val="Paragraph"/>
              <w:spacing w:after="200"/>
              <w:rPr>
                <w:rFonts w:ascii="Verdana" w:hAnsi="Verdana" w:cs="Arial"/>
                <w:b/>
                <w:color w:val="auto"/>
              </w:rPr>
            </w:pPr>
            <w:r>
              <w:rPr>
                <w:rFonts w:ascii="Verdana" w:hAnsi="Verdana" w:cs="Arial"/>
                <w:b/>
                <w:color w:val="auto"/>
              </w:rPr>
              <w:t>Reports</w:t>
            </w:r>
          </w:p>
        </w:tc>
        <w:tc>
          <w:tcPr>
            <w:tcW w:w="6855" w:type="dxa"/>
          </w:tcPr>
          <w:p w14:paraId="1AF03DA5" w14:textId="77777777" w:rsidR="00B20C71" w:rsidRDefault="00B20C71" w:rsidP="00615051">
            <w:pPr>
              <w:pStyle w:val="Paragraph"/>
              <w:spacing w:after="200"/>
              <w:rPr>
                <w:rFonts w:ascii="Verdana" w:hAnsi="Verdana" w:cs="Arial"/>
                <w:b/>
                <w:color w:val="auto"/>
              </w:rPr>
            </w:pPr>
            <w:r>
              <w:rPr>
                <w:rFonts w:ascii="Verdana" w:hAnsi="Verdana" w:cs="Arial"/>
                <w:b/>
                <w:color w:val="auto"/>
              </w:rPr>
              <w:t xml:space="preserve"> </w:t>
            </w:r>
            <w:r w:rsidRPr="005B13DB">
              <w:rPr>
                <w:rFonts w:ascii="Verdana" w:hAnsi="Verdana" w:cs="Arial"/>
                <w:color w:val="FF0000"/>
              </w:rPr>
              <w:t>[</w:t>
            </w:r>
            <w:r w:rsidRPr="005B13DB">
              <w:rPr>
                <w:rFonts w:ascii="Verdana" w:hAnsi="Verdana" w:cs="Arial"/>
                <w:i/>
                <w:color w:val="FF0000"/>
              </w:rPr>
              <w:t>Insert type and frequency of delivery</w:t>
            </w:r>
            <w:r w:rsidR="001B350D" w:rsidRPr="005B13DB">
              <w:rPr>
                <w:rFonts w:ascii="Verdana" w:hAnsi="Verdana" w:cs="Arial"/>
                <w:i/>
                <w:color w:val="FF0000"/>
              </w:rPr>
              <w:t>, including final report if applicable</w:t>
            </w:r>
            <w:r w:rsidRPr="005B13DB">
              <w:rPr>
                <w:rFonts w:ascii="Verdana" w:hAnsi="Verdana" w:cs="Arial"/>
                <w:color w:val="FF0000"/>
              </w:rPr>
              <w:t>]</w:t>
            </w:r>
          </w:p>
          <w:p w14:paraId="0D79B4B1" w14:textId="77777777" w:rsidR="00B20C71" w:rsidRDefault="00B20C71" w:rsidP="00615051">
            <w:pPr>
              <w:pStyle w:val="Paragraph"/>
              <w:spacing w:after="200"/>
              <w:rPr>
                <w:rFonts w:ascii="Verdana" w:hAnsi="Verdana" w:cs="Arial"/>
                <w:b/>
                <w:color w:val="auto"/>
              </w:rPr>
            </w:pPr>
          </w:p>
        </w:tc>
      </w:tr>
      <w:tr w:rsidR="002A5E94" w:rsidRPr="001425DB" w14:paraId="0CD10A22" w14:textId="77777777" w:rsidTr="00BE3AA2">
        <w:tc>
          <w:tcPr>
            <w:tcW w:w="2968" w:type="dxa"/>
          </w:tcPr>
          <w:p w14:paraId="064CC1B8" w14:textId="77777777" w:rsidR="002A5E94" w:rsidRPr="00FE60E6" w:rsidRDefault="00180A62" w:rsidP="00615051">
            <w:pPr>
              <w:pStyle w:val="Paragraph"/>
              <w:spacing w:after="200"/>
              <w:rPr>
                <w:rFonts w:ascii="Verdana" w:hAnsi="Verdana" w:cs="Arial"/>
                <w:b/>
                <w:color w:val="auto"/>
              </w:rPr>
            </w:pPr>
            <w:r>
              <w:rPr>
                <w:rFonts w:ascii="Verdana" w:hAnsi="Verdana" w:cs="Arial"/>
                <w:b/>
                <w:color w:val="auto"/>
              </w:rPr>
              <w:t>University</w:t>
            </w:r>
            <w:r w:rsidR="00A1093C">
              <w:rPr>
                <w:rFonts w:ascii="Verdana" w:hAnsi="Verdana" w:cs="Arial"/>
                <w:b/>
                <w:color w:val="auto"/>
              </w:rPr>
              <w:t xml:space="preserve"> </w:t>
            </w:r>
            <w:r w:rsidR="00B20C71" w:rsidRPr="00FE60E6">
              <w:rPr>
                <w:rFonts w:ascii="Verdana" w:hAnsi="Verdana" w:cs="Arial"/>
                <w:b/>
                <w:color w:val="auto"/>
              </w:rPr>
              <w:t>Key Personnel</w:t>
            </w:r>
          </w:p>
        </w:tc>
        <w:tc>
          <w:tcPr>
            <w:tcW w:w="6855" w:type="dxa"/>
          </w:tcPr>
          <w:p w14:paraId="49B0559B" w14:textId="77777777" w:rsidR="002A5E94" w:rsidRPr="00FE60E6" w:rsidRDefault="002A5E94" w:rsidP="00615051">
            <w:pPr>
              <w:pStyle w:val="Paragraph"/>
              <w:spacing w:after="200"/>
              <w:rPr>
                <w:rFonts w:ascii="Verdana" w:hAnsi="Verdana" w:cs="Arial"/>
                <w:b/>
                <w:color w:val="FF0000"/>
              </w:rPr>
            </w:pPr>
            <w:r w:rsidRPr="00FE60E6">
              <w:rPr>
                <w:rFonts w:ascii="Verdana" w:hAnsi="Verdana" w:cs="Arial"/>
                <w:color w:val="FF0000"/>
              </w:rPr>
              <w:t>[</w:t>
            </w:r>
            <w:r w:rsidRPr="00FE60E6">
              <w:rPr>
                <w:rFonts w:ascii="Verdana" w:hAnsi="Verdana" w:cs="Arial"/>
                <w:i/>
                <w:color w:val="FF0000"/>
              </w:rPr>
              <w:t>Insert</w:t>
            </w:r>
            <w:r w:rsidR="00B20C71">
              <w:rPr>
                <w:rFonts w:ascii="Verdana" w:hAnsi="Verdana" w:cs="Arial"/>
                <w:i/>
                <w:color w:val="FF0000"/>
              </w:rPr>
              <w:t xml:space="preserve"> name of Principal Investigator and any other </w:t>
            </w:r>
            <w:r w:rsidR="005B13DB">
              <w:rPr>
                <w:rFonts w:ascii="Verdana" w:hAnsi="Verdana" w:cs="Arial"/>
                <w:i/>
                <w:color w:val="FF0000"/>
              </w:rPr>
              <w:t>personnel who must provide the S</w:t>
            </w:r>
            <w:r w:rsidR="00B20C71">
              <w:rPr>
                <w:rFonts w:ascii="Verdana" w:hAnsi="Verdana" w:cs="Arial"/>
                <w:i/>
                <w:color w:val="FF0000"/>
              </w:rPr>
              <w:t>ervices</w:t>
            </w:r>
            <w:r w:rsidRPr="00FE60E6">
              <w:rPr>
                <w:rFonts w:ascii="Verdana" w:hAnsi="Verdana" w:cs="Arial"/>
                <w:color w:val="FF0000"/>
              </w:rPr>
              <w:t xml:space="preserve">] </w:t>
            </w:r>
          </w:p>
        </w:tc>
      </w:tr>
      <w:tr w:rsidR="00A02C90" w:rsidRPr="001425DB" w14:paraId="313A4C0B" w14:textId="77777777" w:rsidTr="00BE3AA2">
        <w:tc>
          <w:tcPr>
            <w:tcW w:w="2968" w:type="dxa"/>
          </w:tcPr>
          <w:p w14:paraId="4A7E6044" w14:textId="77777777" w:rsidR="00A02C90" w:rsidRPr="00B20C71" w:rsidRDefault="006C18B2" w:rsidP="00615051">
            <w:pPr>
              <w:pStyle w:val="Paragraph"/>
              <w:spacing w:after="200"/>
              <w:rPr>
                <w:rFonts w:ascii="Verdana" w:hAnsi="Verdana" w:cs="Arial"/>
                <w:b/>
                <w:color w:val="auto"/>
              </w:rPr>
            </w:pPr>
            <w:r>
              <w:rPr>
                <w:rFonts w:ascii="Verdana" w:hAnsi="Verdana" w:cs="Arial"/>
                <w:b/>
                <w:color w:val="auto"/>
              </w:rPr>
              <w:t>Client</w:t>
            </w:r>
            <w:r w:rsidR="00A02C90">
              <w:rPr>
                <w:rFonts w:ascii="Verdana" w:hAnsi="Verdana" w:cs="Arial"/>
                <w:b/>
                <w:color w:val="auto"/>
              </w:rPr>
              <w:t xml:space="preserve"> Input</w:t>
            </w:r>
          </w:p>
        </w:tc>
        <w:tc>
          <w:tcPr>
            <w:tcW w:w="6855" w:type="dxa"/>
          </w:tcPr>
          <w:p w14:paraId="6D3FE718" w14:textId="77777777" w:rsidR="00A02C90" w:rsidRDefault="00A02C90" w:rsidP="00615051">
            <w:pPr>
              <w:pStyle w:val="Paragraph"/>
              <w:spacing w:after="200"/>
              <w:rPr>
                <w:rFonts w:ascii="Verdana" w:hAnsi="Verdana" w:cs="Arial"/>
                <w:color w:val="FF0000"/>
              </w:rPr>
            </w:pPr>
            <w:r w:rsidRPr="005B13DB">
              <w:rPr>
                <w:rFonts w:ascii="Verdana" w:hAnsi="Verdana" w:cs="Arial"/>
                <w:b/>
                <w:color w:val="auto"/>
              </w:rPr>
              <w:t>Materials:</w:t>
            </w:r>
            <w:r w:rsidRPr="005B13DB">
              <w:rPr>
                <w:rFonts w:ascii="Verdana" w:hAnsi="Verdana" w:cs="Arial"/>
                <w:color w:val="auto"/>
              </w:rPr>
              <w:t xml:space="preserve"> </w:t>
            </w:r>
            <w:r>
              <w:rPr>
                <w:rFonts w:ascii="Verdana" w:hAnsi="Verdana" w:cs="Arial"/>
                <w:color w:val="FF0000"/>
              </w:rPr>
              <w:t>[</w:t>
            </w:r>
            <w:r>
              <w:rPr>
                <w:rFonts w:ascii="Verdana" w:hAnsi="Verdana" w:cs="Arial"/>
                <w:i/>
                <w:color w:val="FF0000"/>
              </w:rPr>
              <w:t xml:space="preserve">Insert physical items that </w:t>
            </w:r>
            <w:r w:rsidR="00354027">
              <w:rPr>
                <w:rFonts w:ascii="Verdana" w:hAnsi="Verdana" w:cs="Arial"/>
                <w:i/>
                <w:color w:val="FF0000"/>
              </w:rPr>
              <w:t>the Client</w:t>
            </w:r>
            <w:r w:rsidR="00C62368">
              <w:rPr>
                <w:rFonts w:ascii="Verdana" w:hAnsi="Verdana" w:cs="Arial"/>
                <w:i/>
                <w:color w:val="FF0000"/>
              </w:rPr>
              <w:t xml:space="preserve"> </w:t>
            </w:r>
            <w:r>
              <w:rPr>
                <w:rFonts w:ascii="Verdana" w:hAnsi="Verdana" w:cs="Arial"/>
                <w:i/>
                <w:color w:val="FF0000"/>
              </w:rPr>
              <w:t>must provide</w:t>
            </w:r>
            <w:r>
              <w:rPr>
                <w:rFonts w:ascii="Verdana" w:hAnsi="Verdana" w:cs="Arial"/>
                <w:color w:val="FF0000"/>
              </w:rPr>
              <w:t>]</w:t>
            </w:r>
          </w:p>
          <w:p w14:paraId="47916E1E" w14:textId="77777777" w:rsidR="00A02C90" w:rsidRPr="00A02C90" w:rsidRDefault="00A02C90" w:rsidP="00344E68">
            <w:pPr>
              <w:pStyle w:val="Paragraph"/>
              <w:spacing w:after="200"/>
              <w:rPr>
                <w:rFonts w:ascii="Verdana" w:hAnsi="Verdana" w:cs="Arial"/>
                <w:color w:val="FF0000"/>
              </w:rPr>
            </w:pPr>
            <w:r w:rsidRPr="005B13DB">
              <w:rPr>
                <w:rFonts w:ascii="Verdana" w:hAnsi="Verdana" w:cs="Arial"/>
                <w:b/>
                <w:color w:val="auto"/>
              </w:rPr>
              <w:t>Other Input:</w:t>
            </w:r>
            <w:r w:rsidRPr="005B13DB">
              <w:rPr>
                <w:rFonts w:ascii="Verdana" w:hAnsi="Verdana" w:cs="Arial"/>
                <w:color w:val="auto"/>
              </w:rPr>
              <w:t xml:space="preserve"> </w:t>
            </w:r>
            <w:r>
              <w:rPr>
                <w:rFonts w:ascii="Verdana" w:hAnsi="Verdana" w:cs="Arial"/>
                <w:color w:val="FF0000"/>
              </w:rPr>
              <w:t>[</w:t>
            </w:r>
            <w:r>
              <w:rPr>
                <w:rFonts w:ascii="Verdana" w:hAnsi="Verdana" w:cs="Arial"/>
                <w:i/>
                <w:color w:val="FF0000"/>
              </w:rPr>
              <w:t xml:space="preserve">Insert </w:t>
            </w:r>
            <w:r w:rsidR="000462A0">
              <w:rPr>
                <w:rFonts w:ascii="Verdana" w:hAnsi="Verdana" w:cs="Arial"/>
                <w:i/>
                <w:color w:val="FF0000"/>
              </w:rPr>
              <w:t xml:space="preserve">any other assistance or input that </w:t>
            </w:r>
            <w:r w:rsidR="00354027">
              <w:rPr>
                <w:rFonts w:ascii="Verdana" w:hAnsi="Verdana" w:cs="Arial"/>
                <w:i/>
                <w:color w:val="FF0000"/>
              </w:rPr>
              <w:t>the Client</w:t>
            </w:r>
            <w:r w:rsidR="000462A0">
              <w:rPr>
                <w:rFonts w:ascii="Verdana" w:hAnsi="Verdana" w:cs="Arial"/>
                <w:i/>
                <w:color w:val="FF0000"/>
              </w:rPr>
              <w:t xml:space="preserve"> must provide </w:t>
            </w:r>
            <w:r>
              <w:rPr>
                <w:rFonts w:ascii="Verdana" w:hAnsi="Verdana" w:cs="Arial"/>
                <w:i/>
                <w:color w:val="FF0000"/>
              </w:rPr>
              <w:t>or N/A</w:t>
            </w:r>
            <w:r>
              <w:rPr>
                <w:rFonts w:ascii="Verdana" w:hAnsi="Verdana" w:cs="Arial"/>
                <w:color w:val="FF0000"/>
              </w:rPr>
              <w:t>]</w:t>
            </w:r>
          </w:p>
        </w:tc>
      </w:tr>
      <w:tr w:rsidR="002A5E94" w:rsidRPr="001425DB" w14:paraId="0FC44325" w14:textId="77777777" w:rsidTr="00BE3AA2">
        <w:tc>
          <w:tcPr>
            <w:tcW w:w="2968" w:type="dxa"/>
          </w:tcPr>
          <w:p w14:paraId="2483FEFD" w14:textId="77777777" w:rsidR="002A5E94" w:rsidRPr="00FE60E6" w:rsidRDefault="002A5E94" w:rsidP="00615051">
            <w:pPr>
              <w:pStyle w:val="Paragraph"/>
              <w:spacing w:after="200"/>
              <w:rPr>
                <w:rFonts w:ascii="Verdana" w:hAnsi="Verdana" w:cs="Arial"/>
                <w:b/>
                <w:color w:val="auto"/>
              </w:rPr>
            </w:pPr>
            <w:r w:rsidRPr="00FE60E6">
              <w:rPr>
                <w:rFonts w:ascii="Verdana" w:hAnsi="Verdana" w:cs="Arial"/>
                <w:b/>
                <w:color w:val="auto"/>
              </w:rPr>
              <w:t>Contact details</w:t>
            </w:r>
          </w:p>
        </w:tc>
        <w:tc>
          <w:tcPr>
            <w:tcW w:w="6855" w:type="dxa"/>
          </w:tcPr>
          <w:p w14:paraId="76DA0434" w14:textId="2F1D7A1D" w:rsidR="00A1093C" w:rsidRPr="00BD474B" w:rsidRDefault="00A1093C" w:rsidP="00A1093C">
            <w:pPr>
              <w:pStyle w:val="Paragraph"/>
              <w:spacing w:after="200"/>
              <w:rPr>
                <w:rFonts w:ascii="Verdana" w:hAnsi="Verdana" w:cs="Arial"/>
                <w:b/>
                <w:color w:val="auto"/>
              </w:rPr>
            </w:pPr>
            <w:r>
              <w:rPr>
                <w:rFonts w:ascii="Verdana" w:hAnsi="Verdana" w:cs="Arial"/>
                <w:b/>
                <w:color w:val="auto"/>
              </w:rPr>
              <w:t>University of Auckland</w:t>
            </w:r>
            <w:r w:rsidRPr="00C328BE">
              <w:rPr>
                <w:rFonts w:ascii="Verdana" w:hAnsi="Verdana" w:cs="Arial"/>
                <w:b/>
                <w:color w:val="auto"/>
              </w:rPr>
              <w:t>:</w:t>
            </w:r>
          </w:p>
          <w:p w14:paraId="24E025FE" w14:textId="5D24A5F4" w:rsidR="002A5E94" w:rsidRPr="00FE60E6" w:rsidRDefault="001B350D" w:rsidP="00615051">
            <w:pPr>
              <w:pStyle w:val="Paragraph"/>
              <w:spacing w:after="200"/>
              <w:ind w:left="465" w:hanging="7"/>
              <w:rPr>
                <w:rFonts w:ascii="Verdana" w:hAnsi="Verdana" w:cs="Arial"/>
                <w:color w:val="FF0000"/>
              </w:rPr>
            </w:pPr>
            <w:r w:rsidRPr="00A1093C">
              <w:rPr>
                <w:rFonts w:ascii="Verdana" w:hAnsi="Verdana" w:cs="Arial"/>
                <w:b/>
                <w:color w:val="000000" w:themeColor="text1"/>
              </w:rPr>
              <w:t xml:space="preserve">Physical address:  </w:t>
            </w:r>
            <w:r w:rsidR="001E24D2" w:rsidRPr="001E24D2">
              <w:rPr>
                <w:rFonts w:ascii="Verdana" w:hAnsi="Verdana" w:cs="Arial"/>
                <w:color w:val="000000" w:themeColor="text1"/>
              </w:rPr>
              <w:t xml:space="preserve">22 Princes Street, Auckland </w:t>
            </w:r>
            <w:r w:rsidR="001E24D2" w:rsidRPr="00C328BE">
              <w:rPr>
                <w:rFonts w:ascii="Verdana" w:hAnsi="Verdana" w:cs="Arial"/>
                <w:color w:val="000000" w:themeColor="text1"/>
              </w:rPr>
              <w:t>1010</w:t>
            </w:r>
            <w:r w:rsidRPr="00C328BE">
              <w:rPr>
                <w:rFonts w:ascii="Verdana" w:hAnsi="Verdana" w:cs="Arial"/>
                <w:color w:val="000000" w:themeColor="text1"/>
              </w:rPr>
              <w:t>, New Zealand</w:t>
            </w:r>
            <w:r w:rsidRPr="00A1093C">
              <w:rPr>
                <w:rFonts w:ascii="Verdana" w:hAnsi="Verdana" w:cs="Arial"/>
                <w:color w:val="000000" w:themeColor="text1"/>
              </w:rPr>
              <w:br/>
            </w:r>
            <w:r w:rsidRPr="00A1093C">
              <w:rPr>
                <w:rFonts w:ascii="Verdana" w:hAnsi="Verdana" w:cs="Arial"/>
                <w:b/>
                <w:color w:val="000000" w:themeColor="text1"/>
              </w:rPr>
              <w:t>Postal address:</w:t>
            </w:r>
            <w:r w:rsidRPr="00A1093C">
              <w:rPr>
                <w:rFonts w:ascii="Verdana" w:hAnsi="Verdana" w:cs="Arial"/>
                <w:color w:val="000000" w:themeColor="text1"/>
              </w:rPr>
              <w:t xml:space="preserve">  Private Bag 92019, Auckland 1142, New Zealand</w:t>
            </w:r>
            <w:r w:rsidRPr="005B13DB">
              <w:rPr>
                <w:rFonts w:ascii="Verdana" w:hAnsi="Verdana" w:cs="Arial"/>
                <w:b/>
                <w:color w:val="auto"/>
              </w:rPr>
              <w:br/>
            </w:r>
            <w:r w:rsidR="002A5E94" w:rsidRPr="00FE60E6">
              <w:rPr>
                <w:rFonts w:ascii="Verdana" w:hAnsi="Verdana" w:cs="Arial"/>
                <w:b/>
                <w:color w:val="auto"/>
              </w:rPr>
              <w:lastRenderedPageBreak/>
              <w:t>Email:</w:t>
            </w:r>
            <w:r w:rsidR="002A5E94" w:rsidRPr="00FE60E6">
              <w:rPr>
                <w:rFonts w:ascii="Verdana" w:hAnsi="Verdana" w:cs="Arial"/>
                <w:color w:val="auto"/>
              </w:rPr>
              <w:t xml:space="preserve">  </w:t>
            </w:r>
            <w:hyperlink r:id="rId15" w:history="1">
              <w:r w:rsidR="00A1093C" w:rsidRPr="00821685">
                <w:rPr>
                  <w:rStyle w:val="Hyperlink"/>
                  <w:rFonts w:ascii="Verdana" w:hAnsi="Verdana" w:cs="Arial"/>
                </w:rPr>
                <w:t>contracts@auckland.ac.nz</w:t>
              </w:r>
            </w:hyperlink>
            <w:r w:rsidR="00A1093C">
              <w:rPr>
                <w:rFonts w:ascii="Verdana" w:hAnsi="Verdana" w:cs="Arial"/>
                <w:color w:val="FF0000"/>
              </w:rPr>
              <w:t xml:space="preserve"> </w:t>
            </w:r>
            <w:r w:rsidR="002A5E94" w:rsidRPr="00FE60E6">
              <w:rPr>
                <w:rFonts w:ascii="Verdana" w:hAnsi="Verdana" w:cs="Arial"/>
                <w:color w:val="FF0000"/>
              </w:rPr>
              <w:br/>
            </w:r>
            <w:r w:rsidR="002A5E94" w:rsidRPr="00FE60E6">
              <w:rPr>
                <w:rFonts w:ascii="Verdana" w:hAnsi="Verdana" w:cs="Arial"/>
                <w:b/>
                <w:color w:val="auto"/>
              </w:rPr>
              <w:t>For the attention of</w:t>
            </w:r>
            <w:r w:rsidR="002A5E94" w:rsidRPr="00A1093C">
              <w:rPr>
                <w:rFonts w:ascii="Verdana" w:hAnsi="Verdana" w:cs="Arial"/>
                <w:b/>
                <w:color w:val="000000" w:themeColor="text1"/>
              </w:rPr>
              <w:t>:</w:t>
            </w:r>
            <w:r w:rsidR="00A1093C" w:rsidRPr="00A1093C">
              <w:rPr>
                <w:rFonts w:ascii="Verdana" w:hAnsi="Verdana" w:cs="Arial"/>
                <w:color w:val="000000" w:themeColor="text1"/>
              </w:rPr>
              <w:t xml:space="preserve">  Contracts Team Manager</w:t>
            </w:r>
          </w:p>
          <w:p w14:paraId="461E58B7" w14:textId="77777777" w:rsidR="002A5E94" w:rsidRPr="00A1093C" w:rsidRDefault="00354027" w:rsidP="00FE60E6">
            <w:pPr>
              <w:pStyle w:val="Paragraph"/>
              <w:spacing w:after="200"/>
              <w:rPr>
                <w:rFonts w:ascii="Verdana" w:hAnsi="Verdana" w:cs="Arial"/>
                <w:b/>
                <w:color w:val="000000" w:themeColor="text1"/>
              </w:rPr>
            </w:pPr>
            <w:r w:rsidRPr="001009FF">
              <w:rPr>
                <w:rFonts w:ascii="Verdana" w:hAnsi="Verdana" w:cs="Arial"/>
                <w:b/>
                <w:color w:val="auto"/>
              </w:rPr>
              <w:t>Client</w:t>
            </w:r>
            <w:r w:rsidR="001B350D" w:rsidRPr="00A1093C">
              <w:rPr>
                <w:rFonts w:ascii="Verdana" w:hAnsi="Verdana" w:cs="Arial"/>
                <w:b/>
                <w:color w:val="000000" w:themeColor="text1"/>
              </w:rPr>
              <w:t>:</w:t>
            </w:r>
          </w:p>
          <w:p w14:paraId="153E3D59" w14:textId="77777777" w:rsidR="001B350D" w:rsidRPr="00BD474B" w:rsidRDefault="001B350D" w:rsidP="00A1093C">
            <w:pPr>
              <w:pStyle w:val="Paragraph"/>
              <w:spacing w:after="200"/>
              <w:ind w:left="465" w:hanging="7"/>
              <w:rPr>
                <w:rFonts w:ascii="Verdana" w:hAnsi="Verdana" w:cs="Arial"/>
                <w:color w:val="FF0000"/>
              </w:rPr>
            </w:pPr>
            <w:r w:rsidRPr="00A1093C">
              <w:rPr>
                <w:rFonts w:ascii="Verdana" w:hAnsi="Verdana" w:cs="Arial"/>
                <w:b/>
                <w:color w:val="000000" w:themeColor="text1"/>
              </w:rPr>
              <w:t xml:space="preserve">Physical address: </w:t>
            </w:r>
            <w:r w:rsidR="00354027" w:rsidRPr="00964B37">
              <w:rPr>
                <w:rFonts w:ascii="Verdana" w:hAnsi="Verdana" w:cs="Arial"/>
                <w:color w:val="FF0000"/>
              </w:rPr>
              <w:t>[</w:t>
            </w:r>
            <w:r w:rsidR="00354027" w:rsidRPr="00964B37">
              <w:rPr>
                <w:rFonts w:ascii="Verdana" w:hAnsi="Verdana" w:cs="Arial"/>
                <w:i/>
                <w:color w:val="FF0000"/>
              </w:rPr>
              <w:t>insert</w:t>
            </w:r>
            <w:r w:rsidR="00354027">
              <w:rPr>
                <w:rFonts w:ascii="Verdana" w:hAnsi="Verdana" w:cs="Arial"/>
                <w:color w:val="FF0000"/>
              </w:rPr>
              <w:t>]</w:t>
            </w:r>
            <w:r w:rsidRPr="00964B37">
              <w:rPr>
                <w:rFonts w:ascii="Verdana" w:hAnsi="Verdana" w:cs="Arial"/>
                <w:b/>
                <w:color w:val="auto"/>
              </w:rPr>
              <w:br/>
              <w:t>Email:</w:t>
            </w:r>
            <w:r w:rsidRPr="00964B37">
              <w:rPr>
                <w:rFonts w:ascii="Verdana" w:hAnsi="Verdana" w:cs="Arial"/>
                <w:color w:val="auto"/>
              </w:rPr>
              <w:t xml:space="preserve"> </w:t>
            </w:r>
            <w:r w:rsidRPr="00964B37">
              <w:rPr>
                <w:rFonts w:ascii="Verdana" w:hAnsi="Verdana" w:cs="Arial"/>
                <w:color w:val="FF0000"/>
              </w:rPr>
              <w:t>[</w:t>
            </w:r>
            <w:r w:rsidRPr="00964B37">
              <w:rPr>
                <w:rFonts w:ascii="Verdana" w:hAnsi="Verdana" w:cs="Arial"/>
                <w:i/>
                <w:color w:val="FF0000"/>
              </w:rPr>
              <w:t>insert</w:t>
            </w:r>
            <w:r w:rsidRPr="00964B37">
              <w:rPr>
                <w:rFonts w:ascii="Verdana" w:hAnsi="Verdana" w:cs="Arial"/>
                <w:color w:val="FF0000"/>
              </w:rPr>
              <w:t>]</w:t>
            </w:r>
            <w:r w:rsidRPr="00964B37">
              <w:rPr>
                <w:rFonts w:ascii="Verdana" w:hAnsi="Verdana" w:cs="Arial"/>
                <w:color w:val="FF0000"/>
              </w:rPr>
              <w:br/>
            </w:r>
            <w:r w:rsidRPr="00964B37">
              <w:rPr>
                <w:rFonts w:ascii="Verdana" w:hAnsi="Verdana" w:cs="Arial"/>
                <w:b/>
                <w:color w:val="auto"/>
              </w:rPr>
              <w:t>For the attention of</w:t>
            </w:r>
            <w:proofErr w:type="gramStart"/>
            <w:r w:rsidRPr="00964B37">
              <w:rPr>
                <w:rFonts w:ascii="Verdana" w:hAnsi="Verdana" w:cs="Arial"/>
                <w:b/>
                <w:color w:val="auto"/>
              </w:rPr>
              <w:t>:</w:t>
            </w:r>
            <w:r w:rsidRPr="00964B37">
              <w:rPr>
                <w:rFonts w:ascii="Verdana" w:hAnsi="Verdana" w:cs="Arial"/>
                <w:color w:val="FF0000"/>
              </w:rPr>
              <w:t xml:space="preserve">  [</w:t>
            </w:r>
            <w:proofErr w:type="gramEnd"/>
            <w:r w:rsidRPr="00964B37">
              <w:rPr>
                <w:rFonts w:ascii="Verdana" w:hAnsi="Verdana" w:cs="Arial"/>
                <w:i/>
                <w:color w:val="FF0000"/>
              </w:rPr>
              <w:t>insert</w:t>
            </w:r>
            <w:r w:rsidR="00BD474B">
              <w:rPr>
                <w:rFonts w:ascii="Verdana" w:hAnsi="Verdana" w:cs="Arial"/>
                <w:color w:val="FF0000"/>
              </w:rPr>
              <w:t>]</w:t>
            </w:r>
          </w:p>
        </w:tc>
      </w:tr>
      <w:tr w:rsidR="002A5E94" w:rsidRPr="001B350D" w14:paraId="3A0D8A3A" w14:textId="77777777" w:rsidTr="00BE3AA2">
        <w:tc>
          <w:tcPr>
            <w:tcW w:w="2968" w:type="dxa"/>
          </w:tcPr>
          <w:p w14:paraId="7750A4AD" w14:textId="77777777" w:rsidR="002A5E94" w:rsidRPr="00FE60E6" w:rsidRDefault="002A5E94" w:rsidP="00615051">
            <w:pPr>
              <w:pStyle w:val="Paragraph"/>
              <w:spacing w:after="200"/>
              <w:rPr>
                <w:rFonts w:ascii="Verdana" w:hAnsi="Verdana" w:cs="Arial"/>
                <w:b/>
                <w:color w:val="auto"/>
              </w:rPr>
            </w:pPr>
            <w:r w:rsidRPr="00FE60E6">
              <w:rPr>
                <w:rFonts w:ascii="Verdana" w:hAnsi="Verdana" w:cs="Arial"/>
                <w:b/>
                <w:color w:val="auto"/>
              </w:rPr>
              <w:lastRenderedPageBreak/>
              <w:t>Background IP</w:t>
            </w:r>
          </w:p>
        </w:tc>
        <w:tc>
          <w:tcPr>
            <w:tcW w:w="6855" w:type="dxa"/>
          </w:tcPr>
          <w:p w14:paraId="6BCA7090" w14:textId="77777777" w:rsidR="002A5E94" w:rsidRPr="00BD474B" w:rsidRDefault="00A1093C" w:rsidP="00615051">
            <w:pPr>
              <w:pStyle w:val="Paragraph"/>
              <w:spacing w:after="200"/>
              <w:rPr>
                <w:rFonts w:ascii="Verdana" w:hAnsi="Verdana" w:cs="Arial"/>
                <w:b/>
                <w:color w:val="auto"/>
              </w:rPr>
            </w:pPr>
            <w:r>
              <w:rPr>
                <w:rFonts w:ascii="Verdana" w:hAnsi="Verdana" w:cs="Arial"/>
                <w:b/>
                <w:color w:val="auto"/>
              </w:rPr>
              <w:t xml:space="preserve">University of Auckland </w:t>
            </w:r>
            <w:r w:rsidR="001B350D" w:rsidRPr="00BD474B">
              <w:rPr>
                <w:rFonts w:ascii="Verdana" w:hAnsi="Verdana" w:cs="Arial"/>
                <w:b/>
                <w:color w:val="auto"/>
              </w:rPr>
              <w:t>/</w:t>
            </w:r>
            <w:r>
              <w:rPr>
                <w:rFonts w:ascii="Verdana" w:hAnsi="Verdana" w:cs="Arial"/>
                <w:b/>
                <w:color w:val="auto"/>
              </w:rPr>
              <w:t xml:space="preserve"> </w:t>
            </w:r>
            <w:r w:rsidR="001B350D" w:rsidRPr="00BD474B">
              <w:rPr>
                <w:rFonts w:ascii="Verdana" w:hAnsi="Verdana" w:cs="Arial"/>
                <w:b/>
                <w:color w:val="auto"/>
              </w:rPr>
              <w:t>UniServices:</w:t>
            </w:r>
          </w:p>
          <w:p w14:paraId="504D3DEC" w14:textId="77777777" w:rsidR="001B350D" w:rsidRPr="00BD474B" w:rsidRDefault="001B350D" w:rsidP="00FE60E6">
            <w:pPr>
              <w:pStyle w:val="Paragraph"/>
              <w:spacing w:after="200"/>
              <w:ind w:left="465" w:hanging="7"/>
              <w:rPr>
                <w:rFonts w:ascii="Verdana" w:hAnsi="Verdana" w:cs="Arial"/>
                <w:color w:val="auto"/>
              </w:rPr>
            </w:pPr>
            <w:r w:rsidRPr="00BD474B">
              <w:rPr>
                <w:rFonts w:ascii="Verdana" w:hAnsi="Verdana" w:cs="Arial"/>
                <w:color w:val="FF0000"/>
              </w:rPr>
              <w:t>[</w:t>
            </w:r>
            <w:r w:rsidRPr="00BD474B">
              <w:rPr>
                <w:rFonts w:ascii="Verdana" w:hAnsi="Verdana" w:cs="Arial"/>
                <w:i/>
                <w:color w:val="FF0000"/>
              </w:rPr>
              <w:t>insert</w:t>
            </w:r>
            <w:r w:rsidRPr="00BD474B">
              <w:rPr>
                <w:rFonts w:ascii="Verdana" w:hAnsi="Verdana" w:cs="Arial"/>
                <w:color w:val="FF0000"/>
              </w:rPr>
              <w:t>]</w:t>
            </w:r>
          </w:p>
          <w:p w14:paraId="3E4D5915" w14:textId="77777777" w:rsidR="001B350D" w:rsidRPr="00BD474B" w:rsidRDefault="006C18B2" w:rsidP="00615051">
            <w:pPr>
              <w:pStyle w:val="Paragraph"/>
              <w:spacing w:after="200"/>
              <w:rPr>
                <w:rFonts w:ascii="Verdana" w:hAnsi="Verdana" w:cs="Arial"/>
                <w:b/>
                <w:color w:val="auto"/>
              </w:rPr>
            </w:pPr>
            <w:r>
              <w:rPr>
                <w:rFonts w:ascii="Verdana" w:hAnsi="Verdana" w:cs="Arial"/>
                <w:b/>
                <w:color w:val="auto"/>
              </w:rPr>
              <w:t>Client</w:t>
            </w:r>
            <w:r w:rsidR="001B350D" w:rsidRPr="00BD474B">
              <w:rPr>
                <w:rFonts w:ascii="Verdana" w:hAnsi="Verdana" w:cs="Arial"/>
                <w:b/>
                <w:color w:val="auto"/>
              </w:rPr>
              <w:t>:</w:t>
            </w:r>
          </w:p>
          <w:p w14:paraId="385F4602" w14:textId="77777777" w:rsidR="001B350D" w:rsidRPr="00FE60E6" w:rsidRDefault="001B350D" w:rsidP="00FE60E6">
            <w:pPr>
              <w:pStyle w:val="Paragraph"/>
              <w:spacing w:after="200"/>
              <w:ind w:left="465" w:hanging="7"/>
              <w:rPr>
                <w:rFonts w:ascii="Verdana" w:hAnsi="Verdana" w:cs="Arial"/>
                <w:color w:val="FF0000"/>
              </w:rPr>
            </w:pPr>
            <w:r w:rsidRPr="00BD474B">
              <w:rPr>
                <w:rFonts w:ascii="Verdana" w:hAnsi="Verdana" w:cs="Arial"/>
                <w:color w:val="FF0000"/>
              </w:rPr>
              <w:t>[</w:t>
            </w:r>
            <w:r w:rsidRPr="00BD474B">
              <w:rPr>
                <w:rFonts w:ascii="Verdana" w:hAnsi="Verdana" w:cs="Arial"/>
                <w:i/>
                <w:color w:val="FF0000"/>
              </w:rPr>
              <w:t>insert</w:t>
            </w:r>
            <w:r w:rsidRPr="00BD474B">
              <w:rPr>
                <w:rFonts w:ascii="Verdana" w:hAnsi="Verdana" w:cs="Arial"/>
                <w:color w:val="FF0000"/>
              </w:rPr>
              <w:t>]</w:t>
            </w:r>
          </w:p>
        </w:tc>
      </w:tr>
      <w:tr w:rsidR="002A5E94" w:rsidRPr="001425DB" w14:paraId="0CE22E74" w14:textId="77777777" w:rsidTr="00BE3AA2">
        <w:tc>
          <w:tcPr>
            <w:tcW w:w="2968" w:type="dxa"/>
          </w:tcPr>
          <w:p w14:paraId="347CA232" w14:textId="77777777" w:rsidR="002A5E94" w:rsidRPr="00FE60E6" w:rsidRDefault="00A02C90" w:rsidP="00615051">
            <w:pPr>
              <w:pStyle w:val="Paragraph"/>
              <w:spacing w:after="200"/>
              <w:rPr>
                <w:rFonts w:ascii="Verdana" w:hAnsi="Verdana" w:cs="Arial"/>
                <w:b/>
                <w:color w:val="auto"/>
              </w:rPr>
            </w:pPr>
            <w:r>
              <w:rPr>
                <w:rFonts w:ascii="Verdana" w:hAnsi="Verdana" w:cs="Arial"/>
                <w:b/>
                <w:color w:val="auto"/>
              </w:rPr>
              <w:t>Fees and Payment T</w:t>
            </w:r>
            <w:r w:rsidR="002A5E94" w:rsidRPr="00FE60E6">
              <w:rPr>
                <w:rFonts w:ascii="Verdana" w:hAnsi="Verdana" w:cs="Arial"/>
                <w:b/>
                <w:color w:val="auto"/>
              </w:rPr>
              <w:t>erms</w:t>
            </w:r>
          </w:p>
        </w:tc>
        <w:tc>
          <w:tcPr>
            <w:tcW w:w="6855" w:type="dxa"/>
          </w:tcPr>
          <w:p w14:paraId="2C672AD0" w14:textId="77777777" w:rsidR="002A5E94" w:rsidRPr="00FE60E6" w:rsidRDefault="002A5E94" w:rsidP="00615051">
            <w:pPr>
              <w:pStyle w:val="Paragraph"/>
              <w:spacing w:after="200"/>
              <w:rPr>
                <w:rFonts w:ascii="Verdana" w:hAnsi="Verdana" w:cs="Arial"/>
                <w:color w:val="auto"/>
              </w:rPr>
            </w:pPr>
            <w:r w:rsidRPr="00FE60E6">
              <w:rPr>
                <w:rFonts w:ascii="Verdana" w:hAnsi="Verdana" w:cs="Arial"/>
                <w:color w:val="FF0000"/>
              </w:rPr>
              <w:t>[</w:t>
            </w:r>
            <w:r w:rsidR="001B350D" w:rsidRPr="00FE60E6">
              <w:rPr>
                <w:rFonts w:ascii="Verdana" w:hAnsi="Verdana" w:cs="Arial"/>
                <w:i/>
                <w:color w:val="FF0000"/>
              </w:rPr>
              <w:t xml:space="preserve">e.g. </w:t>
            </w:r>
            <w:r w:rsidRPr="00FE60E6">
              <w:rPr>
                <w:rFonts w:ascii="Verdana" w:hAnsi="Verdana" w:cs="Arial"/>
                <w:i/>
                <w:color w:val="FF0000"/>
              </w:rPr>
              <w:t>As set out in more detail in the attached Payment Schedule (</w:t>
            </w:r>
            <w:r w:rsidRPr="00FE60E6">
              <w:rPr>
                <w:rFonts w:ascii="Verdana" w:hAnsi="Verdana" w:cs="Arial"/>
                <w:b/>
                <w:i/>
                <w:color w:val="FF0000"/>
              </w:rPr>
              <w:t>Attachment 2</w:t>
            </w:r>
            <w:r w:rsidRPr="00FE60E6">
              <w:rPr>
                <w:rFonts w:ascii="Verdana" w:hAnsi="Verdana" w:cs="Arial"/>
                <w:i/>
                <w:color w:val="FF0000"/>
              </w:rPr>
              <w:t>)</w:t>
            </w:r>
            <w:r w:rsidRPr="00FE60E6">
              <w:rPr>
                <w:rFonts w:ascii="Verdana" w:hAnsi="Verdana" w:cs="Arial"/>
                <w:color w:val="FF0000"/>
              </w:rPr>
              <w:t>]</w:t>
            </w:r>
          </w:p>
        </w:tc>
      </w:tr>
      <w:tr w:rsidR="00A02C90" w:rsidRPr="001425DB" w14:paraId="58F2E4E9" w14:textId="77777777" w:rsidTr="00BE3AA2">
        <w:tc>
          <w:tcPr>
            <w:tcW w:w="2968" w:type="dxa"/>
          </w:tcPr>
          <w:p w14:paraId="5C1CD727" w14:textId="77777777" w:rsidR="00A02C90" w:rsidRDefault="00A02C90" w:rsidP="00615051">
            <w:pPr>
              <w:pStyle w:val="Paragraph"/>
              <w:spacing w:after="200"/>
              <w:rPr>
                <w:rFonts w:ascii="Verdana" w:hAnsi="Verdana" w:cs="Arial"/>
                <w:b/>
                <w:color w:val="auto"/>
              </w:rPr>
            </w:pPr>
            <w:r>
              <w:rPr>
                <w:rFonts w:ascii="Verdana" w:hAnsi="Verdana" w:cs="Arial"/>
                <w:b/>
                <w:color w:val="auto"/>
              </w:rPr>
              <w:t>Budget</w:t>
            </w:r>
          </w:p>
        </w:tc>
        <w:tc>
          <w:tcPr>
            <w:tcW w:w="6855" w:type="dxa"/>
          </w:tcPr>
          <w:p w14:paraId="5976EA27" w14:textId="77777777" w:rsidR="00A02C90" w:rsidRPr="00BD474B" w:rsidRDefault="00A02C90" w:rsidP="00615051">
            <w:pPr>
              <w:pStyle w:val="Paragraph"/>
              <w:spacing w:after="200"/>
              <w:rPr>
                <w:rFonts w:ascii="Verdana" w:hAnsi="Verdana" w:cs="Arial"/>
                <w:color w:val="auto"/>
              </w:rPr>
            </w:pPr>
            <w:r w:rsidRPr="00BD474B">
              <w:rPr>
                <w:rFonts w:ascii="Verdana" w:hAnsi="Verdana" w:cs="Arial"/>
                <w:color w:val="auto"/>
              </w:rPr>
              <w:t>The Fees are based on the following budget:</w:t>
            </w:r>
          </w:p>
          <w:p w14:paraId="4201C517" w14:textId="77777777" w:rsidR="00A02C90" w:rsidRPr="0054737E" w:rsidRDefault="00A02C90" w:rsidP="00BE0A70">
            <w:pPr>
              <w:pStyle w:val="Paragraph"/>
              <w:numPr>
                <w:ilvl w:val="0"/>
                <w:numId w:val="20"/>
              </w:numPr>
              <w:spacing w:after="200"/>
              <w:rPr>
                <w:rFonts w:ascii="Verdana" w:hAnsi="Verdana" w:cs="Arial"/>
                <w:color w:val="FF0000"/>
              </w:rPr>
            </w:pPr>
            <w:r>
              <w:rPr>
                <w:rFonts w:ascii="Verdana" w:hAnsi="Verdana" w:cs="Arial"/>
                <w:color w:val="FF0000"/>
              </w:rPr>
              <w:t>[</w:t>
            </w:r>
            <w:r w:rsidR="0054737E">
              <w:rPr>
                <w:rFonts w:ascii="Verdana" w:hAnsi="Verdana" w:cs="Arial"/>
                <w:i/>
                <w:color w:val="FF0000"/>
              </w:rPr>
              <w:t>Insert particulars]</w:t>
            </w:r>
          </w:p>
        </w:tc>
      </w:tr>
      <w:tr w:rsidR="002A5E94" w:rsidRPr="001425DB" w14:paraId="0F90A987" w14:textId="77777777" w:rsidTr="00BE3AA2">
        <w:tc>
          <w:tcPr>
            <w:tcW w:w="2968" w:type="dxa"/>
          </w:tcPr>
          <w:p w14:paraId="7944AB83" w14:textId="77777777" w:rsidR="002A5E94" w:rsidRPr="00FE60E6" w:rsidRDefault="002A5E94" w:rsidP="00615051">
            <w:pPr>
              <w:pStyle w:val="Paragraph"/>
              <w:spacing w:after="200"/>
              <w:rPr>
                <w:rFonts w:ascii="Verdana" w:hAnsi="Verdana" w:cs="Arial"/>
                <w:b/>
                <w:color w:val="auto"/>
              </w:rPr>
            </w:pPr>
            <w:r w:rsidRPr="00FE60E6">
              <w:rPr>
                <w:rFonts w:ascii="Verdana" w:hAnsi="Verdana" w:cs="Arial"/>
                <w:b/>
                <w:color w:val="auto"/>
              </w:rPr>
              <w:t>Special terms</w:t>
            </w:r>
          </w:p>
        </w:tc>
        <w:tc>
          <w:tcPr>
            <w:tcW w:w="6855" w:type="dxa"/>
          </w:tcPr>
          <w:p w14:paraId="5A74BDDE" w14:textId="77777777" w:rsidR="002A5E94" w:rsidRPr="00FE60E6" w:rsidRDefault="002A5E94" w:rsidP="00615051">
            <w:pPr>
              <w:pStyle w:val="Paragraph"/>
              <w:spacing w:after="200"/>
              <w:rPr>
                <w:rFonts w:ascii="Verdana" w:hAnsi="Verdana" w:cs="Arial"/>
                <w:color w:val="auto"/>
              </w:rPr>
            </w:pPr>
            <w:r w:rsidRPr="00FE60E6">
              <w:rPr>
                <w:rFonts w:ascii="Verdana" w:hAnsi="Verdana" w:cs="Arial"/>
                <w:color w:val="auto"/>
              </w:rPr>
              <w:t xml:space="preserve">The </w:t>
            </w:r>
            <w:r w:rsidR="00CE5755" w:rsidRPr="001009FF">
              <w:rPr>
                <w:rFonts w:ascii="Verdana" w:hAnsi="Verdana" w:cs="Arial"/>
                <w:i/>
                <w:color w:val="auto"/>
              </w:rPr>
              <w:t>General Terms</w:t>
            </w:r>
            <w:r w:rsidR="00C21BB4">
              <w:rPr>
                <w:rFonts w:ascii="Verdana" w:hAnsi="Verdana" w:cs="Arial"/>
                <w:i/>
                <w:color w:val="auto"/>
              </w:rPr>
              <w:t xml:space="preserve"> </w:t>
            </w:r>
            <w:r w:rsidR="00C21BB4">
              <w:rPr>
                <w:rFonts w:ascii="Verdana" w:hAnsi="Verdana" w:cs="Arial"/>
                <w:color w:val="auto"/>
              </w:rPr>
              <w:t xml:space="preserve">of </w:t>
            </w:r>
            <w:r w:rsidR="00803234">
              <w:rPr>
                <w:rFonts w:ascii="Verdana" w:hAnsi="Verdana" w:cs="Arial"/>
                <w:color w:val="auto"/>
              </w:rPr>
              <w:t>the Master Services</w:t>
            </w:r>
            <w:r w:rsidR="00C21BB4">
              <w:rPr>
                <w:rFonts w:ascii="Verdana" w:hAnsi="Verdana" w:cs="Arial"/>
                <w:color w:val="auto"/>
              </w:rPr>
              <w:t xml:space="preserve"> Ag</w:t>
            </w:r>
            <w:r w:rsidR="00803234">
              <w:rPr>
                <w:rFonts w:ascii="Verdana" w:hAnsi="Verdana" w:cs="Arial"/>
                <w:color w:val="auto"/>
              </w:rPr>
              <w:t>reement</w:t>
            </w:r>
            <w:r w:rsidRPr="00FE60E6">
              <w:rPr>
                <w:rFonts w:ascii="Verdana" w:hAnsi="Verdana" w:cs="Arial"/>
                <w:color w:val="auto"/>
              </w:rPr>
              <w:t xml:space="preserve"> are varied as follows:</w:t>
            </w:r>
          </w:p>
          <w:p w14:paraId="4BA4E276" w14:textId="77777777" w:rsidR="002A5E94" w:rsidRPr="00570100" w:rsidRDefault="00615051" w:rsidP="00BE0A70">
            <w:pPr>
              <w:pStyle w:val="Paragraph"/>
              <w:numPr>
                <w:ilvl w:val="0"/>
                <w:numId w:val="20"/>
              </w:numPr>
              <w:spacing w:after="200"/>
              <w:rPr>
                <w:rFonts w:ascii="Verdana" w:hAnsi="Verdana" w:cs="Arial"/>
                <w:color w:val="auto"/>
              </w:rPr>
            </w:pPr>
            <w:r w:rsidRPr="00BD474B">
              <w:rPr>
                <w:rFonts w:ascii="Verdana" w:hAnsi="Verdana"/>
                <w:color w:val="FF0000"/>
              </w:rPr>
              <w:t>[</w:t>
            </w:r>
            <w:r w:rsidRPr="00BD474B">
              <w:rPr>
                <w:rFonts w:ascii="Verdana" w:hAnsi="Verdana"/>
                <w:i/>
                <w:color w:val="FF0000"/>
              </w:rPr>
              <w:t xml:space="preserve">Insert, e.g. </w:t>
            </w:r>
            <w:r w:rsidR="002A5E94" w:rsidRPr="00BD474B">
              <w:rPr>
                <w:rFonts w:ascii="Verdana" w:hAnsi="Verdana"/>
                <w:i/>
                <w:color w:val="FF0000"/>
              </w:rPr>
              <w:t xml:space="preserve">Clause </w:t>
            </w:r>
            <w:r w:rsidRPr="00BD474B">
              <w:rPr>
                <w:rFonts w:ascii="Verdana" w:hAnsi="Verdana"/>
                <w:i/>
                <w:color w:val="FF0000"/>
              </w:rPr>
              <w:t>X</w:t>
            </w:r>
            <w:r w:rsidR="002A5E94" w:rsidRPr="00BD474B">
              <w:rPr>
                <w:rFonts w:ascii="Verdana" w:hAnsi="Verdana"/>
                <w:i/>
                <w:color w:val="FF0000"/>
              </w:rPr>
              <w:t xml:space="preserve"> is deleted and replaced with the following:</w:t>
            </w:r>
            <w:r w:rsidR="002A5E94" w:rsidRPr="00BD474B">
              <w:rPr>
                <w:rFonts w:ascii="Verdana" w:hAnsi="Verdana"/>
                <w:color w:val="FF0000"/>
              </w:rPr>
              <w:t xml:space="preserve"> “</w:t>
            </w:r>
            <w:r w:rsidRPr="00BD474B">
              <w:rPr>
                <w:rFonts w:ascii="Verdana" w:hAnsi="Verdana"/>
                <w:i/>
                <w:color w:val="FF0000"/>
              </w:rPr>
              <w:t xml:space="preserve">Clause X: </w:t>
            </w:r>
            <w:r w:rsidRPr="00BD474B">
              <w:rPr>
                <w:rFonts w:ascii="Verdana" w:hAnsi="Verdana"/>
                <w:color w:val="FF0000"/>
              </w:rPr>
              <w:t xml:space="preserve"> </w:t>
            </w:r>
            <w:r w:rsidRPr="00BD474B">
              <w:rPr>
                <w:rFonts w:ascii="Verdana" w:hAnsi="Verdana"/>
                <w:i/>
                <w:color w:val="FF0000"/>
              </w:rPr>
              <w:t>XXX</w:t>
            </w:r>
            <w:r w:rsidR="002A5E94" w:rsidRPr="00BD474B">
              <w:rPr>
                <w:rFonts w:ascii="Verdana" w:hAnsi="Verdana"/>
                <w:i/>
                <w:color w:val="FF0000"/>
              </w:rPr>
              <w:t>.</w:t>
            </w:r>
            <w:r w:rsidR="002A5E94" w:rsidRPr="00BD474B">
              <w:rPr>
                <w:rFonts w:ascii="Verdana" w:hAnsi="Verdana"/>
                <w:color w:val="FF0000"/>
              </w:rPr>
              <w:t>”</w:t>
            </w:r>
            <w:r w:rsidRPr="00BD474B">
              <w:rPr>
                <w:rFonts w:ascii="Verdana" w:hAnsi="Verdana"/>
                <w:color w:val="FF0000"/>
              </w:rPr>
              <w:t>]</w:t>
            </w:r>
          </w:p>
        </w:tc>
      </w:tr>
    </w:tbl>
    <w:p w14:paraId="3BC45FA8" w14:textId="77777777" w:rsidR="002A5E94" w:rsidRPr="00FE60E6" w:rsidRDefault="002A5E94" w:rsidP="002A5E94">
      <w:pPr>
        <w:pStyle w:val="Paragraph"/>
        <w:keepNext/>
        <w:keepLines/>
        <w:spacing w:after="200"/>
        <w:rPr>
          <w:rFonts w:ascii="Verdana" w:hAnsi="Verdana" w:cs="Arial"/>
          <w:b/>
          <w:color w:val="auto"/>
          <w:highlight w:val="yellow"/>
        </w:rPr>
      </w:pPr>
    </w:p>
    <w:p w14:paraId="77969209" w14:textId="77777777" w:rsidR="002A5E94" w:rsidRPr="00916334" w:rsidRDefault="002A5E94" w:rsidP="002A5E94">
      <w:pPr>
        <w:pStyle w:val="BodyText"/>
        <w:tabs>
          <w:tab w:val="left" w:pos="680"/>
        </w:tabs>
        <w:kinsoku w:val="0"/>
        <w:overflowPunct w:val="0"/>
        <w:spacing w:before="120" w:after="120"/>
        <w:ind w:right="113"/>
        <w:rPr>
          <w:rFonts w:ascii="Verdana" w:hAnsi="Verdana" w:cs="Arial"/>
          <w:spacing w:val="-1"/>
          <w:sz w:val="18"/>
          <w:szCs w:val="18"/>
        </w:rPr>
      </w:pPr>
    </w:p>
    <w:p w14:paraId="666D5396" w14:textId="77777777" w:rsidR="00615051" w:rsidRPr="00916334" w:rsidRDefault="00615051" w:rsidP="00615051">
      <w:pPr>
        <w:pStyle w:val="Paragraph"/>
        <w:keepNext/>
        <w:keepLines/>
        <w:spacing w:after="200"/>
        <w:rPr>
          <w:rFonts w:ascii="Verdana" w:hAnsi="Verdana" w:cs="Arial"/>
          <w:color w:val="auto"/>
        </w:rPr>
      </w:pPr>
      <w:r w:rsidRPr="00916334">
        <w:rPr>
          <w:rFonts w:ascii="Verdana" w:hAnsi="Verdana" w:cs="Arial"/>
          <w:b/>
          <w:color w:val="auto"/>
        </w:rPr>
        <w:lastRenderedPageBreak/>
        <w:t>EXECUTED</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9"/>
        <w:gridCol w:w="485"/>
        <w:gridCol w:w="4001"/>
      </w:tblGrid>
      <w:tr w:rsidR="00615051" w:rsidRPr="00BD474B" w14:paraId="6CDD573A" w14:textId="77777777" w:rsidTr="00BE3AA2">
        <w:tc>
          <w:tcPr>
            <w:tcW w:w="4019" w:type="dxa"/>
            <w:tcBorders>
              <w:bottom w:val="single" w:sz="4" w:space="0" w:color="4D4D4D"/>
            </w:tcBorders>
          </w:tcPr>
          <w:p w14:paraId="0B2C8620" w14:textId="5D4294F5" w:rsidR="00615051" w:rsidRPr="00BD474B" w:rsidRDefault="00615051" w:rsidP="00615051">
            <w:pPr>
              <w:keepNext/>
              <w:keepLines/>
              <w:tabs>
                <w:tab w:val="left" w:pos="3685"/>
                <w:tab w:val="left" w:pos="4961"/>
              </w:tabs>
              <w:spacing w:after="200" w:line="320" w:lineRule="atLeast"/>
              <w:outlineLvl w:val="0"/>
              <w:rPr>
                <w:rFonts w:ascii="Verdana" w:hAnsi="Verdana" w:cs="Arial"/>
                <w:color w:val="auto"/>
                <w:sz w:val="20"/>
                <w:szCs w:val="20"/>
              </w:rPr>
            </w:pPr>
            <w:r w:rsidRPr="00BD474B">
              <w:rPr>
                <w:rFonts w:ascii="Verdana" w:hAnsi="Verdana" w:cs="Arial"/>
                <w:b/>
                <w:color w:val="auto"/>
                <w:sz w:val="20"/>
                <w:szCs w:val="20"/>
              </w:rPr>
              <w:t>SIGNED</w:t>
            </w:r>
            <w:r w:rsidRPr="00BD474B">
              <w:rPr>
                <w:rFonts w:ascii="Verdana" w:hAnsi="Verdana" w:cs="Arial"/>
                <w:color w:val="auto"/>
                <w:sz w:val="20"/>
                <w:szCs w:val="20"/>
              </w:rPr>
              <w:t xml:space="preserve"> for and on behalf </w:t>
            </w:r>
            <w:r w:rsidRPr="009F19EA">
              <w:rPr>
                <w:rFonts w:ascii="Verdana" w:hAnsi="Verdana" w:cs="Arial"/>
                <w:sz w:val="20"/>
                <w:szCs w:val="20"/>
              </w:rPr>
              <w:t xml:space="preserve">of </w:t>
            </w:r>
            <w:r w:rsidRPr="00E857A4">
              <w:rPr>
                <w:rFonts w:ascii="Verdana" w:hAnsi="Verdana" w:cs="Arial"/>
                <w:color w:val="auto"/>
                <w:sz w:val="20"/>
                <w:szCs w:val="20"/>
              </w:rPr>
              <w:t xml:space="preserve">the </w:t>
            </w:r>
            <w:r w:rsidRPr="00E857A4">
              <w:rPr>
                <w:rFonts w:ascii="Verdana" w:hAnsi="Verdana" w:cs="Arial"/>
                <w:b/>
                <w:color w:val="auto"/>
                <w:sz w:val="20"/>
                <w:szCs w:val="20"/>
              </w:rPr>
              <w:t>UNIVERSITY OF AUCKLAND</w:t>
            </w:r>
            <w:r w:rsidR="00C328BE">
              <w:rPr>
                <w:rFonts w:ascii="Verdana" w:hAnsi="Verdana" w:cs="Arial"/>
                <w:color w:val="auto"/>
                <w:sz w:val="20"/>
                <w:szCs w:val="20"/>
              </w:rPr>
              <w:t>:</w:t>
            </w:r>
          </w:p>
          <w:p w14:paraId="46222AEE" w14:textId="77777777" w:rsidR="00615051" w:rsidRPr="00BD474B" w:rsidRDefault="00615051" w:rsidP="00615051">
            <w:pPr>
              <w:keepNext/>
              <w:keepLines/>
              <w:tabs>
                <w:tab w:val="left" w:pos="3685"/>
                <w:tab w:val="left" w:pos="4961"/>
              </w:tabs>
              <w:spacing w:after="200" w:line="320" w:lineRule="atLeast"/>
              <w:outlineLvl w:val="0"/>
              <w:rPr>
                <w:rFonts w:ascii="Verdana" w:hAnsi="Verdana" w:cs="Arial"/>
                <w:color w:val="auto"/>
              </w:rPr>
            </w:pPr>
          </w:p>
        </w:tc>
        <w:tc>
          <w:tcPr>
            <w:tcW w:w="485" w:type="dxa"/>
          </w:tcPr>
          <w:p w14:paraId="27D5B3DF" w14:textId="77777777" w:rsidR="00615051" w:rsidRPr="00BD474B" w:rsidRDefault="00615051" w:rsidP="00615051">
            <w:pPr>
              <w:pStyle w:val="Paragraph"/>
              <w:keepNext/>
              <w:keepLines/>
              <w:spacing w:after="200"/>
              <w:rPr>
                <w:rFonts w:ascii="Verdana" w:hAnsi="Verdana" w:cs="Arial"/>
                <w:color w:val="auto"/>
              </w:rPr>
            </w:pPr>
          </w:p>
        </w:tc>
        <w:tc>
          <w:tcPr>
            <w:tcW w:w="4001" w:type="dxa"/>
            <w:tcBorders>
              <w:bottom w:val="single" w:sz="4" w:space="0" w:color="4D4D4D"/>
            </w:tcBorders>
          </w:tcPr>
          <w:p w14:paraId="4C622975" w14:textId="77777777" w:rsidR="00615051" w:rsidRPr="00BD474B" w:rsidRDefault="00615051" w:rsidP="00344E68">
            <w:pPr>
              <w:keepNext/>
              <w:keepLines/>
              <w:tabs>
                <w:tab w:val="left" w:pos="3685"/>
                <w:tab w:val="left" w:pos="4961"/>
              </w:tabs>
              <w:spacing w:after="200" w:line="320" w:lineRule="atLeast"/>
              <w:outlineLvl w:val="0"/>
              <w:rPr>
                <w:rFonts w:ascii="Verdana" w:hAnsi="Verdana" w:cs="Arial"/>
                <w:color w:val="auto"/>
              </w:rPr>
            </w:pPr>
            <w:r w:rsidRPr="00BD474B">
              <w:rPr>
                <w:rFonts w:ascii="Verdana" w:hAnsi="Verdana" w:cs="Arial"/>
                <w:b/>
                <w:color w:val="auto"/>
                <w:sz w:val="20"/>
                <w:szCs w:val="20"/>
              </w:rPr>
              <w:t>SIGNED</w:t>
            </w:r>
            <w:r w:rsidRPr="00BD474B">
              <w:rPr>
                <w:rFonts w:ascii="Verdana" w:hAnsi="Verdana" w:cs="Arial"/>
                <w:color w:val="auto"/>
                <w:sz w:val="20"/>
                <w:szCs w:val="20"/>
              </w:rPr>
              <w:t xml:space="preserve"> for and on behalf of </w:t>
            </w:r>
            <w:r w:rsidR="00354027" w:rsidRPr="00354027">
              <w:rPr>
                <w:rFonts w:ascii="Verdana" w:hAnsi="Verdana" w:cs="Arial"/>
                <w:b/>
                <w:caps/>
                <w:color w:val="FF0000"/>
                <w:sz w:val="20"/>
                <w:szCs w:val="20"/>
              </w:rPr>
              <w:t>[</w:t>
            </w:r>
            <w:r w:rsidR="00C21BB4" w:rsidRPr="001009FF">
              <w:rPr>
                <w:rFonts w:ascii="Verdana" w:hAnsi="Verdana" w:cs="Arial"/>
                <w:b/>
                <w:i/>
                <w:caps/>
                <w:color w:val="FF0000"/>
                <w:sz w:val="20"/>
                <w:szCs w:val="20"/>
              </w:rPr>
              <w:t xml:space="preserve">FULL LEGAL NAME OF </w:t>
            </w:r>
            <w:r w:rsidR="00354027" w:rsidRPr="001009FF">
              <w:rPr>
                <w:rFonts w:ascii="Verdana" w:hAnsi="Verdana" w:cs="Arial"/>
                <w:b/>
                <w:i/>
                <w:caps/>
                <w:color w:val="FF0000"/>
                <w:sz w:val="20"/>
                <w:szCs w:val="20"/>
              </w:rPr>
              <w:t>CLIENT</w:t>
            </w:r>
            <w:r w:rsidR="00354027" w:rsidRPr="00354027">
              <w:rPr>
                <w:rFonts w:ascii="Verdana" w:hAnsi="Verdana" w:cs="Arial"/>
                <w:b/>
                <w:caps/>
                <w:color w:val="FF0000"/>
                <w:sz w:val="20"/>
                <w:szCs w:val="20"/>
              </w:rPr>
              <w:t>]</w:t>
            </w:r>
            <w:r w:rsidR="0075116F" w:rsidRPr="0075116F">
              <w:rPr>
                <w:rFonts w:ascii="Verdana" w:hAnsi="Verdana" w:cs="Arial"/>
                <w:b/>
                <w:color w:val="auto"/>
                <w:sz w:val="20"/>
                <w:szCs w:val="20"/>
              </w:rPr>
              <w:t xml:space="preserve"> </w:t>
            </w:r>
            <w:r w:rsidRPr="00BD474B">
              <w:rPr>
                <w:rFonts w:ascii="Verdana" w:hAnsi="Verdana" w:cs="Arial"/>
                <w:color w:val="auto"/>
                <w:sz w:val="20"/>
                <w:szCs w:val="20"/>
              </w:rPr>
              <w:t>by:</w:t>
            </w:r>
          </w:p>
        </w:tc>
      </w:tr>
      <w:tr w:rsidR="00615051" w:rsidRPr="00BD474B" w14:paraId="2EE61E25" w14:textId="77777777" w:rsidTr="00BE3AA2">
        <w:tc>
          <w:tcPr>
            <w:tcW w:w="4019" w:type="dxa"/>
            <w:tcBorders>
              <w:top w:val="single" w:sz="4" w:space="0" w:color="4D4D4D"/>
              <w:bottom w:val="single" w:sz="4" w:space="0" w:color="4D4D4D"/>
            </w:tcBorders>
          </w:tcPr>
          <w:p w14:paraId="0268313A" w14:textId="77777777" w:rsidR="00615051" w:rsidRPr="00BD474B" w:rsidRDefault="00615051" w:rsidP="00615051">
            <w:pPr>
              <w:keepNext/>
              <w:keepLines/>
              <w:tabs>
                <w:tab w:val="left" w:pos="3685"/>
                <w:tab w:val="left" w:pos="4961"/>
              </w:tabs>
              <w:rPr>
                <w:rFonts w:ascii="Verdana" w:hAnsi="Verdana" w:cs="Arial"/>
                <w:color w:val="auto"/>
                <w:sz w:val="16"/>
                <w:szCs w:val="16"/>
              </w:rPr>
            </w:pPr>
            <w:r w:rsidRPr="00BD474B">
              <w:rPr>
                <w:rFonts w:ascii="Verdana" w:hAnsi="Verdana" w:cs="Arial"/>
                <w:color w:val="auto"/>
                <w:sz w:val="16"/>
                <w:szCs w:val="16"/>
              </w:rPr>
              <w:t>Signature of Authorised Signatory</w:t>
            </w:r>
          </w:p>
          <w:p w14:paraId="723539EF" w14:textId="77777777" w:rsidR="00615051" w:rsidRPr="00BD474B" w:rsidRDefault="00615051" w:rsidP="00615051">
            <w:pPr>
              <w:keepNext/>
              <w:keepLines/>
              <w:tabs>
                <w:tab w:val="left" w:pos="3685"/>
                <w:tab w:val="left" w:pos="4961"/>
              </w:tabs>
              <w:rPr>
                <w:rFonts w:ascii="Verdana" w:hAnsi="Verdana" w:cs="Arial"/>
                <w:color w:val="auto"/>
                <w:sz w:val="16"/>
                <w:szCs w:val="16"/>
              </w:rPr>
            </w:pPr>
          </w:p>
          <w:p w14:paraId="7EFC8B0C" w14:textId="77777777" w:rsidR="00615051" w:rsidRPr="00BD474B" w:rsidRDefault="00615051" w:rsidP="00615051">
            <w:pPr>
              <w:keepNext/>
              <w:keepLines/>
              <w:tabs>
                <w:tab w:val="left" w:pos="3685"/>
                <w:tab w:val="left" w:pos="4961"/>
              </w:tabs>
              <w:spacing w:after="200" w:line="320" w:lineRule="atLeast"/>
              <w:outlineLvl w:val="0"/>
              <w:rPr>
                <w:rFonts w:ascii="Verdana" w:hAnsi="Verdana" w:cs="Arial"/>
                <w:b/>
                <w:color w:val="auto"/>
                <w:sz w:val="20"/>
                <w:szCs w:val="20"/>
              </w:rPr>
            </w:pPr>
          </w:p>
        </w:tc>
        <w:tc>
          <w:tcPr>
            <w:tcW w:w="485" w:type="dxa"/>
          </w:tcPr>
          <w:p w14:paraId="396F3AA1" w14:textId="77777777" w:rsidR="00615051" w:rsidRPr="00BD474B" w:rsidRDefault="00615051" w:rsidP="00615051">
            <w:pPr>
              <w:pStyle w:val="Paragraph"/>
              <w:keepNext/>
              <w:keepLines/>
              <w:spacing w:after="200"/>
              <w:rPr>
                <w:rFonts w:ascii="Verdana" w:hAnsi="Verdana" w:cs="Arial"/>
                <w:color w:val="auto"/>
              </w:rPr>
            </w:pPr>
          </w:p>
        </w:tc>
        <w:tc>
          <w:tcPr>
            <w:tcW w:w="4001" w:type="dxa"/>
            <w:tcBorders>
              <w:top w:val="single" w:sz="4" w:space="0" w:color="4D4D4D"/>
              <w:bottom w:val="single" w:sz="4" w:space="0" w:color="4D4D4D"/>
            </w:tcBorders>
          </w:tcPr>
          <w:p w14:paraId="7B290249" w14:textId="77777777" w:rsidR="00615051" w:rsidRPr="00BD474B" w:rsidRDefault="00615051" w:rsidP="00615051">
            <w:pPr>
              <w:keepNext/>
              <w:keepLines/>
              <w:tabs>
                <w:tab w:val="left" w:pos="3685"/>
                <w:tab w:val="left" w:pos="4961"/>
              </w:tabs>
              <w:rPr>
                <w:rFonts w:ascii="Verdana" w:hAnsi="Verdana" w:cs="Arial"/>
                <w:color w:val="auto"/>
                <w:sz w:val="16"/>
                <w:szCs w:val="16"/>
              </w:rPr>
            </w:pPr>
            <w:r w:rsidRPr="00BD474B">
              <w:rPr>
                <w:rFonts w:ascii="Verdana" w:hAnsi="Verdana" w:cs="Arial"/>
                <w:color w:val="auto"/>
                <w:sz w:val="16"/>
                <w:szCs w:val="16"/>
              </w:rPr>
              <w:t>Signature of Authorised Signatory</w:t>
            </w:r>
          </w:p>
          <w:p w14:paraId="6F499584" w14:textId="77777777" w:rsidR="00615051" w:rsidRPr="00BD474B" w:rsidRDefault="00615051" w:rsidP="00615051">
            <w:pPr>
              <w:keepNext/>
              <w:keepLines/>
              <w:tabs>
                <w:tab w:val="left" w:pos="3685"/>
                <w:tab w:val="left" w:pos="4961"/>
              </w:tabs>
              <w:rPr>
                <w:rFonts w:ascii="Verdana" w:hAnsi="Verdana" w:cs="Arial"/>
                <w:color w:val="auto"/>
                <w:sz w:val="16"/>
                <w:szCs w:val="16"/>
              </w:rPr>
            </w:pPr>
          </w:p>
          <w:p w14:paraId="74F9D17A" w14:textId="77777777" w:rsidR="00615051" w:rsidRPr="00BD474B" w:rsidRDefault="00615051" w:rsidP="00615051">
            <w:pPr>
              <w:keepNext/>
              <w:keepLines/>
              <w:tabs>
                <w:tab w:val="left" w:pos="3685"/>
                <w:tab w:val="left" w:pos="4961"/>
              </w:tabs>
              <w:spacing w:after="200" w:line="320" w:lineRule="atLeast"/>
              <w:outlineLvl w:val="0"/>
              <w:rPr>
                <w:rFonts w:ascii="Verdana" w:hAnsi="Verdana" w:cs="Arial"/>
                <w:b/>
                <w:color w:val="auto"/>
                <w:sz w:val="20"/>
                <w:szCs w:val="20"/>
              </w:rPr>
            </w:pPr>
          </w:p>
        </w:tc>
      </w:tr>
      <w:tr w:rsidR="00615051" w:rsidRPr="00BD474B" w14:paraId="07AF8398" w14:textId="77777777" w:rsidTr="00BE3AA2">
        <w:tc>
          <w:tcPr>
            <w:tcW w:w="4019" w:type="dxa"/>
            <w:tcBorders>
              <w:top w:val="single" w:sz="4" w:space="0" w:color="4D4D4D"/>
              <w:bottom w:val="single" w:sz="4" w:space="0" w:color="4D4D4D"/>
            </w:tcBorders>
          </w:tcPr>
          <w:p w14:paraId="4D1F4FC7" w14:textId="77777777" w:rsidR="00615051" w:rsidRPr="00BD474B" w:rsidRDefault="00615051" w:rsidP="00615051">
            <w:pPr>
              <w:keepNext/>
              <w:keepLines/>
              <w:tabs>
                <w:tab w:val="left" w:pos="3685"/>
                <w:tab w:val="left" w:pos="4961"/>
              </w:tabs>
              <w:rPr>
                <w:rFonts w:ascii="Verdana" w:hAnsi="Verdana" w:cs="Arial"/>
                <w:color w:val="auto"/>
                <w:sz w:val="16"/>
                <w:szCs w:val="16"/>
              </w:rPr>
            </w:pPr>
            <w:r w:rsidRPr="00BD474B">
              <w:rPr>
                <w:rFonts w:ascii="Verdana" w:hAnsi="Verdana" w:cs="Arial"/>
                <w:color w:val="auto"/>
                <w:sz w:val="16"/>
                <w:szCs w:val="16"/>
              </w:rPr>
              <w:t>Name of Authorised Signatory</w:t>
            </w:r>
          </w:p>
          <w:p w14:paraId="45445312" w14:textId="77777777" w:rsidR="00615051" w:rsidRPr="00BD474B" w:rsidRDefault="00615051" w:rsidP="00615051">
            <w:pPr>
              <w:keepNext/>
              <w:keepLines/>
              <w:tabs>
                <w:tab w:val="left" w:pos="3685"/>
                <w:tab w:val="left" w:pos="4961"/>
              </w:tabs>
              <w:rPr>
                <w:rFonts w:ascii="Verdana" w:hAnsi="Verdana" w:cs="Arial"/>
                <w:color w:val="auto"/>
                <w:sz w:val="16"/>
                <w:szCs w:val="16"/>
              </w:rPr>
            </w:pPr>
          </w:p>
          <w:p w14:paraId="6933A1D8" w14:textId="77777777" w:rsidR="00615051" w:rsidRPr="00BD474B" w:rsidRDefault="00615051" w:rsidP="00615051">
            <w:pPr>
              <w:keepNext/>
              <w:keepLines/>
              <w:tabs>
                <w:tab w:val="left" w:pos="3685"/>
                <w:tab w:val="left" w:pos="4961"/>
              </w:tabs>
              <w:spacing w:after="200" w:line="320" w:lineRule="atLeast"/>
              <w:outlineLvl w:val="0"/>
              <w:rPr>
                <w:rFonts w:ascii="Verdana" w:hAnsi="Verdana" w:cs="Arial"/>
                <w:b/>
                <w:color w:val="auto"/>
                <w:sz w:val="20"/>
                <w:szCs w:val="20"/>
              </w:rPr>
            </w:pPr>
          </w:p>
        </w:tc>
        <w:tc>
          <w:tcPr>
            <w:tcW w:w="485" w:type="dxa"/>
          </w:tcPr>
          <w:p w14:paraId="7CD4C02B" w14:textId="77777777" w:rsidR="00615051" w:rsidRPr="00BD474B" w:rsidRDefault="00615051" w:rsidP="00615051">
            <w:pPr>
              <w:pStyle w:val="Paragraph"/>
              <w:keepNext/>
              <w:keepLines/>
              <w:spacing w:after="200"/>
              <w:rPr>
                <w:rFonts w:ascii="Verdana" w:hAnsi="Verdana" w:cs="Arial"/>
                <w:color w:val="auto"/>
              </w:rPr>
            </w:pPr>
          </w:p>
        </w:tc>
        <w:tc>
          <w:tcPr>
            <w:tcW w:w="4001" w:type="dxa"/>
            <w:tcBorders>
              <w:top w:val="single" w:sz="4" w:space="0" w:color="4D4D4D"/>
              <w:bottom w:val="single" w:sz="4" w:space="0" w:color="4D4D4D"/>
            </w:tcBorders>
          </w:tcPr>
          <w:p w14:paraId="08DD369F" w14:textId="77777777" w:rsidR="00615051" w:rsidRPr="00BD474B" w:rsidRDefault="00615051" w:rsidP="00615051">
            <w:pPr>
              <w:keepNext/>
              <w:keepLines/>
              <w:tabs>
                <w:tab w:val="left" w:pos="3685"/>
                <w:tab w:val="left" w:pos="4961"/>
              </w:tabs>
              <w:rPr>
                <w:rFonts w:ascii="Verdana" w:hAnsi="Verdana" w:cs="Arial"/>
                <w:color w:val="auto"/>
                <w:sz w:val="16"/>
                <w:szCs w:val="16"/>
              </w:rPr>
            </w:pPr>
            <w:r w:rsidRPr="00BD474B">
              <w:rPr>
                <w:rFonts w:ascii="Verdana" w:hAnsi="Verdana" w:cs="Arial"/>
                <w:color w:val="auto"/>
                <w:sz w:val="16"/>
                <w:szCs w:val="16"/>
              </w:rPr>
              <w:t>Name of Authorised Signatory</w:t>
            </w:r>
          </w:p>
          <w:p w14:paraId="29853520" w14:textId="77777777" w:rsidR="00615051" w:rsidRPr="00BD474B" w:rsidRDefault="00615051" w:rsidP="00615051">
            <w:pPr>
              <w:keepNext/>
              <w:keepLines/>
              <w:tabs>
                <w:tab w:val="left" w:pos="3685"/>
                <w:tab w:val="left" w:pos="4961"/>
              </w:tabs>
              <w:rPr>
                <w:rFonts w:ascii="Verdana" w:hAnsi="Verdana" w:cs="Arial"/>
                <w:color w:val="auto"/>
                <w:sz w:val="16"/>
                <w:szCs w:val="16"/>
              </w:rPr>
            </w:pPr>
          </w:p>
          <w:p w14:paraId="7653CB69" w14:textId="77777777" w:rsidR="00615051" w:rsidRPr="00BD474B" w:rsidRDefault="00615051" w:rsidP="00615051">
            <w:pPr>
              <w:keepNext/>
              <w:keepLines/>
              <w:tabs>
                <w:tab w:val="left" w:pos="3685"/>
                <w:tab w:val="left" w:pos="4961"/>
              </w:tabs>
              <w:spacing w:after="200" w:line="320" w:lineRule="atLeast"/>
              <w:outlineLvl w:val="0"/>
              <w:rPr>
                <w:rFonts w:ascii="Verdana" w:hAnsi="Verdana" w:cs="Arial"/>
                <w:b/>
                <w:color w:val="auto"/>
                <w:sz w:val="20"/>
                <w:szCs w:val="20"/>
              </w:rPr>
            </w:pPr>
          </w:p>
        </w:tc>
      </w:tr>
      <w:tr w:rsidR="00615051" w:rsidRPr="00BD474B" w14:paraId="3F65DA15" w14:textId="77777777" w:rsidTr="00BE3AA2">
        <w:tc>
          <w:tcPr>
            <w:tcW w:w="4019" w:type="dxa"/>
            <w:tcBorders>
              <w:top w:val="single" w:sz="4" w:space="0" w:color="4D4D4D"/>
              <w:bottom w:val="single" w:sz="4" w:space="0" w:color="4D4D4D"/>
            </w:tcBorders>
          </w:tcPr>
          <w:p w14:paraId="735808DA" w14:textId="77777777" w:rsidR="00615051" w:rsidRPr="00BD474B" w:rsidRDefault="00615051" w:rsidP="00615051">
            <w:pPr>
              <w:keepNext/>
              <w:keepLines/>
              <w:tabs>
                <w:tab w:val="left" w:pos="3685"/>
                <w:tab w:val="left" w:pos="4961"/>
              </w:tabs>
              <w:rPr>
                <w:rFonts w:ascii="Verdana" w:hAnsi="Verdana" w:cs="Arial"/>
                <w:color w:val="auto"/>
                <w:sz w:val="16"/>
                <w:szCs w:val="16"/>
              </w:rPr>
            </w:pPr>
            <w:r w:rsidRPr="00BD474B">
              <w:rPr>
                <w:rFonts w:ascii="Verdana" w:hAnsi="Verdana" w:cs="Arial"/>
                <w:color w:val="auto"/>
                <w:sz w:val="16"/>
                <w:szCs w:val="16"/>
              </w:rPr>
              <w:t>Title of Authorised Signatory</w:t>
            </w:r>
          </w:p>
          <w:p w14:paraId="13587A99" w14:textId="77777777" w:rsidR="00615051" w:rsidRPr="00BD474B" w:rsidRDefault="00615051" w:rsidP="00615051">
            <w:pPr>
              <w:keepNext/>
              <w:keepLines/>
              <w:tabs>
                <w:tab w:val="left" w:pos="3685"/>
                <w:tab w:val="left" w:pos="4961"/>
              </w:tabs>
              <w:rPr>
                <w:rFonts w:ascii="Verdana" w:hAnsi="Verdana" w:cs="Arial"/>
                <w:color w:val="auto"/>
                <w:sz w:val="16"/>
                <w:szCs w:val="16"/>
              </w:rPr>
            </w:pPr>
          </w:p>
          <w:p w14:paraId="44640C89" w14:textId="77777777" w:rsidR="00615051" w:rsidRPr="00BD474B" w:rsidRDefault="00615051" w:rsidP="00615051">
            <w:pPr>
              <w:keepNext/>
              <w:keepLines/>
              <w:tabs>
                <w:tab w:val="left" w:pos="3685"/>
                <w:tab w:val="left" w:pos="4961"/>
              </w:tabs>
              <w:spacing w:after="200" w:line="320" w:lineRule="atLeast"/>
              <w:outlineLvl w:val="0"/>
              <w:rPr>
                <w:rFonts w:ascii="Verdana" w:hAnsi="Verdana" w:cs="Arial"/>
                <w:b/>
                <w:color w:val="auto"/>
                <w:sz w:val="20"/>
                <w:szCs w:val="20"/>
              </w:rPr>
            </w:pPr>
          </w:p>
        </w:tc>
        <w:tc>
          <w:tcPr>
            <w:tcW w:w="485" w:type="dxa"/>
          </w:tcPr>
          <w:p w14:paraId="4D41AC26" w14:textId="77777777" w:rsidR="00615051" w:rsidRPr="00BD474B" w:rsidRDefault="00615051" w:rsidP="00615051">
            <w:pPr>
              <w:pStyle w:val="Paragraph"/>
              <w:keepNext/>
              <w:keepLines/>
              <w:spacing w:after="200"/>
              <w:rPr>
                <w:rFonts w:ascii="Verdana" w:hAnsi="Verdana" w:cs="Arial"/>
                <w:color w:val="auto"/>
              </w:rPr>
            </w:pPr>
          </w:p>
        </w:tc>
        <w:tc>
          <w:tcPr>
            <w:tcW w:w="4001" w:type="dxa"/>
            <w:tcBorders>
              <w:top w:val="single" w:sz="4" w:space="0" w:color="4D4D4D"/>
              <w:bottom w:val="single" w:sz="4" w:space="0" w:color="4D4D4D"/>
            </w:tcBorders>
          </w:tcPr>
          <w:p w14:paraId="6B761979" w14:textId="77777777" w:rsidR="00615051" w:rsidRPr="00BD474B" w:rsidRDefault="00615051" w:rsidP="00615051">
            <w:pPr>
              <w:keepNext/>
              <w:keepLines/>
              <w:tabs>
                <w:tab w:val="left" w:pos="3685"/>
                <w:tab w:val="left" w:pos="4961"/>
              </w:tabs>
              <w:rPr>
                <w:rFonts w:ascii="Verdana" w:hAnsi="Verdana" w:cs="Arial"/>
                <w:color w:val="auto"/>
                <w:sz w:val="16"/>
                <w:szCs w:val="16"/>
              </w:rPr>
            </w:pPr>
            <w:r w:rsidRPr="00BD474B">
              <w:rPr>
                <w:rFonts w:ascii="Verdana" w:hAnsi="Verdana" w:cs="Arial"/>
                <w:color w:val="auto"/>
                <w:sz w:val="16"/>
                <w:szCs w:val="16"/>
              </w:rPr>
              <w:t>Title of Authorised Signatory</w:t>
            </w:r>
          </w:p>
          <w:p w14:paraId="2CBC37D6" w14:textId="77777777" w:rsidR="00615051" w:rsidRPr="00BD474B" w:rsidRDefault="00615051" w:rsidP="00615051">
            <w:pPr>
              <w:keepNext/>
              <w:keepLines/>
              <w:tabs>
                <w:tab w:val="left" w:pos="3685"/>
                <w:tab w:val="left" w:pos="4961"/>
              </w:tabs>
              <w:rPr>
                <w:rFonts w:ascii="Verdana" w:hAnsi="Verdana" w:cs="Arial"/>
                <w:color w:val="auto"/>
                <w:sz w:val="16"/>
                <w:szCs w:val="16"/>
              </w:rPr>
            </w:pPr>
          </w:p>
          <w:p w14:paraId="4BB6D067" w14:textId="77777777" w:rsidR="00615051" w:rsidRPr="00BD474B" w:rsidRDefault="00615051" w:rsidP="00615051">
            <w:pPr>
              <w:keepNext/>
              <w:keepLines/>
              <w:tabs>
                <w:tab w:val="left" w:pos="3685"/>
                <w:tab w:val="left" w:pos="4961"/>
              </w:tabs>
              <w:spacing w:after="200" w:line="320" w:lineRule="atLeast"/>
              <w:outlineLvl w:val="0"/>
              <w:rPr>
                <w:rFonts w:ascii="Verdana" w:hAnsi="Verdana" w:cs="Arial"/>
                <w:b/>
                <w:color w:val="auto"/>
                <w:sz w:val="20"/>
                <w:szCs w:val="20"/>
              </w:rPr>
            </w:pPr>
          </w:p>
        </w:tc>
      </w:tr>
      <w:tr w:rsidR="00615051" w:rsidRPr="00BD474B" w14:paraId="1F0D7CB8" w14:textId="77777777" w:rsidTr="00BE3AA2">
        <w:tc>
          <w:tcPr>
            <w:tcW w:w="4019" w:type="dxa"/>
            <w:tcBorders>
              <w:top w:val="single" w:sz="4" w:space="0" w:color="4D4D4D"/>
            </w:tcBorders>
          </w:tcPr>
          <w:p w14:paraId="416C293A" w14:textId="77777777" w:rsidR="00615051" w:rsidRPr="00BD474B" w:rsidRDefault="00615051" w:rsidP="00615051">
            <w:pPr>
              <w:keepNext/>
              <w:keepLines/>
              <w:tabs>
                <w:tab w:val="left" w:pos="3685"/>
                <w:tab w:val="left" w:pos="4961"/>
              </w:tabs>
              <w:rPr>
                <w:rFonts w:ascii="Verdana" w:hAnsi="Verdana" w:cs="Arial"/>
                <w:b/>
                <w:color w:val="auto"/>
                <w:sz w:val="20"/>
                <w:szCs w:val="20"/>
              </w:rPr>
            </w:pPr>
            <w:r w:rsidRPr="00BD474B">
              <w:rPr>
                <w:rFonts w:ascii="Verdana" w:hAnsi="Verdana" w:cs="Arial"/>
                <w:color w:val="auto"/>
                <w:sz w:val="16"/>
                <w:szCs w:val="16"/>
              </w:rPr>
              <w:t>Date</w:t>
            </w:r>
          </w:p>
        </w:tc>
        <w:tc>
          <w:tcPr>
            <w:tcW w:w="485" w:type="dxa"/>
          </w:tcPr>
          <w:p w14:paraId="6D76687D" w14:textId="77777777" w:rsidR="00615051" w:rsidRPr="00BD474B" w:rsidRDefault="00615051" w:rsidP="00615051">
            <w:pPr>
              <w:pStyle w:val="Paragraph"/>
              <w:keepNext/>
              <w:keepLines/>
              <w:spacing w:after="200"/>
              <w:rPr>
                <w:rFonts w:ascii="Verdana" w:hAnsi="Verdana" w:cs="Arial"/>
                <w:color w:val="auto"/>
              </w:rPr>
            </w:pPr>
          </w:p>
        </w:tc>
        <w:tc>
          <w:tcPr>
            <w:tcW w:w="4001" w:type="dxa"/>
            <w:tcBorders>
              <w:top w:val="single" w:sz="4" w:space="0" w:color="4D4D4D"/>
            </w:tcBorders>
          </w:tcPr>
          <w:p w14:paraId="72937C1E" w14:textId="77777777" w:rsidR="00615051" w:rsidRPr="00BD474B" w:rsidRDefault="00615051" w:rsidP="00615051">
            <w:pPr>
              <w:keepNext/>
              <w:keepLines/>
              <w:tabs>
                <w:tab w:val="left" w:pos="3685"/>
                <w:tab w:val="left" w:pos="4961"/>
              </w:tabs>
              <w:rPr>
                <w:rFonts w:ascii="Verdana" w:hAnsi="Verdana" w:cs="Arial"/>
                <w:b/>
                <w:color w:val="auto"/>
                <w:sz w:val="20"/>
                <w:szCs w:val="20"/>
              </w:rPr>
            </w:pPr>
            <w:r w:rsidRPr="00BD474B">
              <w:rPr>
                <w:rFonts w:ascii="Verdana" w:hAnsi="Verdana" w:cs="Arial"/>
                <w:color w:val="auto"/>
                <w:sz w:val="16"/>
                <w:szCs w:val="16"/>
              </w:rPr>
              <w:t>Date</w:t>
            </w:r>
          </w:p>
        </w:tc>
      </w:tr>
    </w:tbl>
    <w:p w14:paraId="63764F05" w14:textId="77777777" w:rsidR="00615051" w:rsidRPr="00916334" w:rsidRDefault="00615051" w:rsidP="00615051">
      <w:pPr>
        <w:pStyle w:val="BodyText"/>
        <w:tabs>
          <w:tab w:val="left" w:pos="680"/>
        </w:tabs>
        <w:kinsoku w:val="0"/>
        <w:overflowPunct w:val="0"/>
        <w:spacing w:before="120" w:after="120"/>
        <w:ind w:right="113"/>
        <w:rPr>
          <w:rFonts w:ascii="Verdana" w:hAnsi="Verdana" w:cs="Arial"/>
          <w:spacing w:val="-1"/>
          <w:sz w:val="18"/>
          <w:szCs w:val="18"/>
        </w:rPr>
      </w:pPr>
    </w:p>
    <w:p w14:paraId="4CC26B27" w14:textId="77777777" w:rsidR="00615051" w:rsidRPr="00916334" w:rsidRDefault="00615051" w:rsidP="002A5E94">
      <w:pPr>
        <w:pStyle w:val="BodyText"/>
        <w:tabs>
          <w:tab w:val="left" w:pos="680"/>
        </w:tabs>
        <w:kinsoku w:val="0"/>
        <w:overflowPunct w:val="0"/>
        <w:spacing w:before="120" w:after="120"/>
        <w:ind w:right="113"/>
        <w:rPr>
          <w:rFonts w:ascii="Verdana" w:hAnsi="Verdana" w:cs="Arial"/>
          <w:spacing w:val="-1"/>
          <w:sz w:val="18"/>
          <w:szCs w:val="18"/>
        </w:rPr>
      </w:pPr>
    </w:p>
    <w:p w14:paraId="59958611" w14:textId="77777777" w:rsidR="00570100" w:rsidRDefault="00570100">
      <w:pPr>
        <w:widowControl/>
        <w:autoSpaceDE/>
        <w:autoSpaceDN/>
        <w:adjustRightInd/>
        <w:spacing w:after="160" w:line="259" w:lineRule="auto"/>
        <w:rPr>
          <w:rFonts w:ascii="Verdana" w:hAnsi="Verdana" w:cs="Arial"/>
          <w:b/>
          <w:spacing w:val="-1"/>
          <w:sz w:val="18"/>
          <w:szCs w:val="18"/>
        </w:rPr>
      </w:pPr>
      <w:r>
        <w:rPr>
          <w:rFonts w:ascii="Verdana" w:hAnsi="Verdana" w:cs="Arial"/>
          <w:b/>
          <w:spacing w:val="-1"/>
          <w:sz w:val="18"/>
          <w:szCs w:val="18"/>
        </w:rPr>
        <w:br w:type="page"/>
      </w:r>
    </w:p>
    <w:p w14:paraId="58451E47" w14:textId="77777777" w:rsidR="00570100" w:rsidRDefault="00570100" w:rsidP="00FE60E6">
      <w:pPr>
        <w:widowControl/>
        <w:autoSpaceDE/>
        <w:autoSpaceDN/>
        <w:adjustRightInd/>
        <w:spacing w:after="160" w:line="259" w:lineRule="auto"/>
        <w:jc w:val="center"/>
        <w:rPr>
          <w:rFonts w:ascii="Verdana" w:hAnsi="Verdana" w:cs="Arial"/>
          <w:b/>
          <w:spacing w:val="-1"/>
          <w:sz w:val="18"/>
          <w:szCs w:val="18"/>
        </w:rPr>
      </w:pPr>
    </w:p>
    <w:p w14:paraId="6EA77D68" w14:textId="77777777" w:rsidR="002A5E94" w:rsidRPr="00BD474B" w:rsidRDefault="00BD474B" w:rsidP="00FE60E6">
      <w:pPr>
        <w:widowControl/>
        <w:autoSpaceDE/>
        <w:autoSpaceDN/>
        <w:adjustRightInd/>
        <w:spacing w:after="160" w:line="259" w:lineRule="auto"/>
        <w:jc w:val="center"/>
        <w:rPr>
          <w:rFonts w:ascii="Verdana" w:hAnsi="Verdana" w:cs="Arial"/>
          <w:b/>
          <w:spacing w:val="-1"/>
          <w:sz w:val="18"/>
          <w:szCs w:val="18"/>
        </w:rPr>
      </w:pPr>
      <w:r w:rsidRPr="00BD474B">
        <w:rPr>
          <w:rFonts w:ascii="Verdana" w:hAnsi="Verdana" w:cs="Arial"/>
          <w:b/>
          <w:spacing w:val="-1"/>
          <w:sz w:val="18"/>
          <w:szCs w:val="18"/>
        </w:rPr>
        <w:t>STATEMENT OF WORK TEMPLATE (cont.)</w:t>
      </w:r>
    </w:p>
    <w:p w14:paraId="2A82E309" w14:textId="77777777" w:rsidR="00BD474B" w:rsidRPr="00BD474B" w:rsidRDefault="00BD474B" w:rsidP="00FE60E6">
      <w:pPr>
        <w:widowControl/>
        <w:autoSpaceDE/>
        <w:autoSpaceDN/>
        <w:adjustRightInd/>
        <w:spacing w:after="160" w:line="259" w:lineRule="auto"/>
        <w:jc w:val="center"/>
        <w:rPr>
          <w:rFonts w:ascii="Verdana" w:hAnsi="Verdana" w:cs="Arial"/>
          <w:b/>
          <w:spacing w:val="-1"/>
          <w:sz w:val="18"/>
          <w:szCs w:val="18"/>
        </w:rPr>
      </w:pPr>
      <w:r w:rsidRPr="00BD474B">
        <w:rPr>
          <w:rFonts w:ascii="Verdana" w:hAnsi="Verdana" w:cs="Arial"/>
          <w:b/>
          <w:spacing w:val="-1"/>
          <w:sz w:val="18"/>
          <w:szCs w:val="18"/>
        </w:rPr>
        <w:t>ATTACHMENT 1</w:t>
      </w:r>
    </w:p>
    <w:p w14:paraId="7A4CAB9B" w14:textId="77777777" w:rsidR="00BD474B" w:rsidRPr="00BD474B" w:rsidRDefault="00BD474B" w:rsidP="00FE60E6">
      <w:pPr>
        <w:widowControl/>
        <w:autoSpaceDE/>
        <w:autoSpaceDN/>
        <w:adjustRightInd/>
        <w:spacing w:after="160" w:line="259" w:lineRule="auto"/>
        <w:jc w:val="center"/>
        <w:rPr>
          <w:rFonts w:ascii="Verdana" w:hAnsi="Verdana" w:cs="Arial"/>
          <w:b/>
          <w:spacing w:val="-1"/>
          <w:sz w:val="18"/>
          <w:szCs w:val="18"/>
        </w:rPr>
      </w:pPr>
      <w:r w:rsidRPr="00BD474B">
        <w:rPr>
          <w:rFonts w:ascii="Verdana" w:hAnsi="Verdana" w:cs="Arial"/>
          <w:b/>
          <w:spacing w:val="-1"/>
          <w:sz w:val="18"/>
          <w:szCs w:val="18"/>
        </w:rPr>
        <w:t>SERVICES</w:t>
      </w:r>
    </w:p>
    <w:p w14:paraId="6A604341" w14:textId="77777777" w:rsidR="00BD474B" w:rsidRPr="00BD474B" w:rsidRDefault="00BD474B" w:rsidP="00BD474B">
      <w:pPr>
        <w:widowControl/>
        <w:autoSpaceDE/>
        <w:autoSpaceDN/>
        <w:adjustRightInd/>
        <w:spacing w:after="160" w:line="259" w:lineRule="auto"/>
        <w:rPr>
          <w:rFonts w:ascii="Verdana" w:hAnsi="Verdana" w:cs="Arial"/>
          <w:spacing w:val="-1"/>
          <w:sz w:val="18"/>
          <w:szCs w:val="18"/>
        </w:rPr>
      </w:pPr>
    </w:p>
    <w:p w14:paraId="0A010ED3" w14:textId="77777777" w:rsidR="00BD474B" w:rsidRPr="00FE60E6" w:rsidRDefault="00BD474B" w:rsidP="00BD474B">
      <w:pPr>
        <w:widowControl/>
        <w:autoSpaceDE/>
        <w:autoSpaceDN/>
        <w:adjustRightInd/>
        <w:spacing w:after="160" w:line="259" w:lineRule="auto"/>
        <w:rPr>
          <w:rFonts w:ascii="Verdana" w:hAnsi="Verdana" w:cs="Arial"/>
          <w:spacing w:val="-1"/>
          <w:sz w:val="18"/>
          <w:szCs w:val="18"/>
        </w:rPr>
      </w:pPr>
      <w:r w:rsidRPr="00BD474B">
        <w:rPr>
          <w:rFonts w:ascii="Verdana" w:hAnsi="Verdana" w:cs="Arial"/>
          <w:color w:val="FF0000"/>
          <w:spacing w:val="-1"/>
          <w:sz w:val="18"/>
          <w:szCs w:val="18"/>
        </w:rPr>
        <w:t>[</w:t>
      </w:r>
      <w:r w:rsidRPr="00BD474B">
        <w:rPr>
          <w:rFonts w:ascii="Verdana" w:hAnsi="Verdana" w:cs="Arial"/>
          <w:i/>
          <w:color w:val="FF0000"/>
          <w:spacing w:val="-1"/>
          <w:sz w:val="18"/>
          <w:szCs w:val="18"/>
        </w:rPr>
        <w:t>Insert</w:t>
      </w:r>
      <w:r w:rsidRPr="00BD474B">
        <w:rPr>
          <w:rFonts w:ascii="Verdana" w:hAnsi="Verdana" w:cs="Arial"/>
          <w:color w:val="FF0000"/>
          <w:spacing w:val="-1"/>
          <w:sz w:val="18"/>
          <w:szCs w:val="18"/>
        </w:rPr>
        <w:t>]</w:t>
      </w:r>
    </w:p>
    <w:p w14:paraId="65A271F1" w14:textId="77777777" w:rsidR="00BD474B" w:rsidRDefault="00BD474B">
      <w:pPr>
        <w:widowControl/>
        <w:autoSpaceDE/>
        <w:autoSpaceDN/>
        <w:adjustRightInd/>
        <w:spacing w:after="160" w:line="259" w:lineRule="auto"/>
        <w:rPr>
          <w:rFonts w:ascii="Verdana" w:hAnsi="Verdana" w:cs="Arial"/>
          <w:spacing w:val="-1"/>
          <w:sz w:val="18"/>
          <w:szCs w:val="18"/>
        </w:rPr>
      </w:pPr>
      <w:r>
        <w:rPr>
          <w:rFonts w:ascii="Verdana" w:hAnsi="Verdana" w:cs="Arial"/>
          <w:spacing w:val="-1"/>
          <w:sz w:val="18"/>
          <w:szCs w:val="18"/>
        </w:rPr>
        <w:br w:type="page"/>
      </w:r>
    </w:p>
    <w:p w14:paraId="23FA1AB8" w14:textId="77777777" w:rsidR="00570100" w:rsidRDefault="00570100" w:rsidP="00BD474B">
      <w:pPr>
        <w:widowControl/>
        <w:autoSpaceDE/>
        <w:autoSpaceDN/>
        <w:adjustRightInd/>
        <w:spacing w:after="160" w:line="259" w:lineRule="auto"/>
        <w:jc w:val="center"/>
        <w:rPr>
          <w:rFonts w:ascii="Verdana" w:hAnsi="Verdana" w:cs="Arial"/>
          <w:b/>
          <w:spacing w:val="-1"/>
          <w:sz w:val="18"/>
          <w:szCs w:val="18"/>
        </w:rPr>
      </w:pPr>
    </w:p>
    <w:p w14:paraId="4CDFDB76" w14:textId="77777777" w:rsidR="00BD474B" w:rsidRPr="00BD474B" w:rsidRDefault="00BD474B" w:rsidP="00BD474B">
      <w:pPr>
        <w:widowControl/>
        <w:autoSpaceDE/>
        <w:autoSpaceDN/>
        <w:adjustRightInd/>
        <w:spacing w:after="160" w:line="259" w:lineRule="auto"/>
        <w:jc w:val="center"/>
        <w:rPr>
          <w:rFonts w:ascii="Verdana" w:hAnsi="Verdana" w:cs="Arial"/>
          <w:b/>
          <w:spacing w:val="-1"/>
          <w:sz w:val="18"/>
          <w:szCs w:val="18"/>
        </w:rPr>
      </w:pPr>
      <w:r w:rsidRPr="00BD474B">
        <w:rPr>
          <w:rFonts w:ascii="Verdana" w:hAnsi="Verdana" w:cs="Arial"/>
          <w:b/>
          <w:spacing w:val="-1"/>
          <w:sz w:val="18"/>
          <w:szCs w:val="18"/>
        </w:rPr>
        <w:t>STATEMENT OF WORK TEMPLATE (cont.)</w:t>
      </w:r>
    </w:p>
    <w:p w14:paraId="42F316CF" w14:textId="77777777" w:rsidR="00BD474B" w:rsidRPr="00BD474B" w:rsidRDefault="00BD474B" w:rsidP="00BD474B">
      <w:pPr>
        <w:widowControl/>
        <w:autoSpaceDE/>
        <w:autoSpaceDN/>
        <w:adjustRightInd/>
        <w:spacing w:after="160" w:line="259" w:lineRule="auto"/>
        <w:jc w:val="center"/>
        <w:rPr>
          <w:rFonts w:ascii="Verdana" w:hAnsi="Verdana" w:cs="Arial"/>
          <w:b/>
          <w:spacing w:val="-1"/>
          <w:sz w:val="18"/>
          <w:szCs w:val="18"/>
        </w:rPr>
      </w:pPr>
      <w:r>
        <w:rPr>
          <w:rFonts w:ascii="Verdana" w:hAnsi="Verdana" w:cs="Arial"/>
          <w:b/>
          <w:spacing w:val="-1"/>
          <w:sz w:val="18"/>
          <w:szCs w:val="18"/>
        </w:rPr>
        <w:t>ATTACHMENT 2</w:t>
      </w:r>
    </w:p>
    <w:p w14:paraId="02BECDFB" w14:textId="77777777" w:rsidR="00BD474B" w:rsidRPr="00BD474B" w:rsidRDefault="00BD474B" w:rsidP="00BD474B">
      <w:pPr>
        <w:widowControl/>
        <w:autoSpaceDE/>
        <w:autoSpaceDN/>
        <w:adjustRightInd/>
        <w:spacing w:after="160" w:line="259" w:lineRule="auto"/>
        <w:jc w:val="center"/>
        <w:rPr>
          <w:rFonts w:ascii="Verdana" w:hAnsi="Verdana" w:cs="Arial"/>
          <w:b/>
          <w:spacing w:val="-1"/>
          <w:sz w:val="18"/>
          <w:szCs w:val="18"/>
        </w:rPr>
      </w:pPr>
      <w:r>
        <w:rPr>
          <w:rFonts w:ascii="Verdana" w:hAnsi="Verdana" w:cs="Arial"/>
          <w:b/>
          <w:spacing w:val="-1"/>
          <w:sz w:val="18"/>
          <w:szCs w:val="18"/>
        </w:rPr>
        <w:t>PAYMENT SCHEDULE</w:t>
      </w:r>
    </w:p>
    <w:p w14:paraId="6CF0D44C" w14:textId="77777777" w:rsidR="00BD474B" w:rsidRDefault="00BD474B" w:rsidP="00BD474B">
      <w:pPr>
        <w:widowControl/>
        <w:autoSpaceDE/>
        <w:autoSpaceDN/>
        <w:adjustRightInd/>
        <w:spacing w:after="160" w:line="259" w:lineRule="auto"/>
        <w:rPr>
          <w:rFonts w:ascii="Verdana" w:hAnsi="Verdana" w:cs="Arial"/>
          <w:color w:val="FF0000"/>
          <w:spacing w:val="-1"/>
          <w:sz w:val="18"/>
          <w:szCs w:val="18"/>
        </w:rPr>
      </w:pPr>
    </w:p>
    <w:p w14:paraId="6E0D57B4" w14:textId="77777777" w:rsidR="002A5E94" w:rsidRPr="00FE60E6" w:rsidRDefault="00BD474B" w:rsidP="00344E68">
      <w:pPr>
        <w:widowControl/>
        <w:autoSpaceDE/>
        <w:autoSpaceDN/>
        <w:adjustRightInd/>
        <w:spacing w:after="160" w:line="259" w:lineRule="auto"/>
        <w:rPr>
          <w:rFonts w:ascii="Verdana" w:hAnsi="Verdana" w:cs="Arial"/>
          <w:spacing w:val="-1"/>
          <w:sz w:val="18"/>
          <w:szCs w:val="18"/>
        </w:rPr>
      </w:pPr>
      <w:r w:rsidRPr="00BD474B">
        <w:rPr>
          <w:rFonts w:ascii="Verdana" w:hAnsi="Verdana" w:cs="Arial"/>
          <w:color w:val="FF0000"/>
          <w:spacing w:val="-1"/>
          <w:sz w:val="18"/>
          <w:szCs w:val="18"/>
        </w:rPr>
        <w:t>[</w:t>
      </w:r>
      <w:r w:rsidRPr="00BD474B">
        <w:rPr>
          <w:rFonts w:ascii="Verdana" w:hAnsi="Verdana" w:cs="Arial"/>
          <w:i/>
          <w:color w:val="FF0000"/>
          <w:spacing w:val="-1"/>
          <w:sz w:val="18"/>
          <w:szCs w:val="18"/>
        </w:rPr>
        <w:t>Insert</w:t>
      </w:r>
      <w:r>
        <w:rPr>
          <w:rFonts w:ascii="Verdana" w:hAnsi="Verdana" w:cs="Arial"/>
          <w:i/>
          <w:color w:val="FF0000"/>
          <w:spacing w:val="-1"/>
          <w:sz w:val="18"/>
          <w:szCs w:val="18"/>
        </w:rPr>
        <w:t xml:space="preserve"> Fees, dates for invoicing, dates/milestones for payment</w:t>
      </w:r>
      <w:r w:rsidR="00354027">
        <w:rPr>
          <w:rFonts w:ascii="Verdana" w:hAnsi="Verdana" w:cs="Arial"/>
          <w:i/>
          <w:color w:val="FF0000"/>
          <w:spacing w:val="-1"/>
          <w:sz w:val="18"/>
          <w:szCs w:val="18"/>
        </w:rPr>
        <w:t>]</w:t>
      </w:r>
    </w:p>
    <w:sectPr w:rsidR="002A5E94" w:rsidRPr="00FE60E6" w:rsidSect="00C9411F">
      <w:pgSz w:w="11910" w:h="16840"/>
      <w:pgMar w:top="1474" w:right="1021" w:bottom="1162" w:left="1021" w:header="0" w:footer="97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5EE7B" w14:textId="77777777" w:rsidR="00956642" w:rsidRDefault="00956642">
      <w:r>
        <w:separator/>
      </w:r>
    </w:p>
  </w:endnote>
  <w:endnote w:type="continuationSeparator" w:id="0">
    <w:p w14:paraId="0036A2D8" w14:textId="77777777" w:rsidR="00956642" w:rsidRDefault="00956642">
      <w:r>
        <w:continuationSeparator/>
      </w:r>
    </w:p>
  </w:endnote>
  <w:endnote w:type="continuationNotice" w:id="1">
    <w:p w14:paraId="06BE3550" w14:textId="77777777" w:rsidR="00956642" w:rsidRDefault="009566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0EEF" w14:textId="77777777" w:rsidR="00A62CD6" w:rsidRDefault="00A62CD6">
    <w:pPr>
      <w:pStyle w:val="BodyText"/>
      <w:kinsoku w:val="0"/>
      <w:overflowPunct w:val="0"/>
      <w:spacing w:line="14" w:lineRule="auto"/>
      <w:ind w:left="0" w:firstLine="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D8862" w14:textId="77777777" w:rsidR="00956642" w:rsidRDefault="00956642">
      <w:r>
        <w:separator/>
      </w:r>
    </w:p>
  </w:footnote>
  <w:footnote w:type="continuationSeparator" w:id="0">
    <w:p w14:paraId="04F69423" w14:textId="77777777" w:rsidR="00956642" w:rsidRDefault="00956642">
      <w:r>
        <w:continuationSeparator/>
      </w:r>
    </w:p>
  </w:footnote>
  <w:footnote w:type="continuationNotice" w:id="1">
    <w:p w14:paraId="76C52E95" w14:textId="77777777" w:rsidR="00956642" w:rsidRDefault="009566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163A" w14:textId="77777777" w:rsidR="00A62CD6" w:rsidRDefault="00A62CD6" w:rsidP="004A38E2">
    <w:pPr>
      <w:pStyle w:val="Header"/>
      <w:jc w:val="right"/>
    </w:pPr>
  </w:p>
  <w:p w14:paraId="3B4C70C8" w14:textId="77777777" w:rsidR="00A62CD6" w:rsidRDefault="0147ED79" w:rsidP="004A38E2">
    <w:pPr>
      <w:pStyle w:val="Header"/>
      <w:jc w:val="right"/>
    </w:pPr>
    <w:r>
      <w:rPr>
        <w:noProof/>
      </w:rPr>
      <w:drawing>
        <wp:inline distT="0" distB="0" distL="0" distR="0" wp14:anchorId="403FAEF7" wp14:editId="5EFB07F6">
          <wp:extent cx="1575555" cy="749300"/>
          <wp:effectExtent l="0" t="0" r="5715"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pic:nvPicPr>
                <pic:blipFill>
                  <a:blip r:embed="rId1"/>
                  <a:stretch>
                    <a:fillRect/>
                  </a:stretch>
                </pic:blipFill>
                <pic:spPr>
                  <a:xfrm>
                    <a:off x="0" y="0"/>
                    <a:ext cx="1575555" cy="749300"/>
                  </a:xfrm>
                  <a:prstGeom prst="rect">
                    <a:avLst/>
                  </a:prstGeom>
                </pic:spPr>
              </pic:pic>
            </a:graphicData>
          </a:graphic>
        </wp:inline>
      </w:drawing>
    </w:r>
  </w:p>
  <w:p w14:paraId="7E8F8DF5" w14:textId="77777777" w:rsidR="00A62CD6" w:rsidRDefault="00A62CD6" w:rsidP="004A38E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12BB" w14:textId="2365D82E" w:rsidR="00A62CD6" w:rsidRDefault="00645C53" w:rsidP="004A38E2">
    <w:pPr>
      <w:pStyle w:val="Header"/>
      <w:jc w:val="right"/>
    </w:pPr>
    <w:r>
      <w:rPr>
        <w:noProof/>
      </w:rPr>
      <w:drawing>
        <wp:inline distT="0" distB="0" distL="0" distR="0" wp14:anchorId="4BF3E839" wp14:editId="02481BF9">
          <wp:extent cx="1876425" cy="952500"/>
          <wp:effectExtent l="0" t="0" r="0" b="0"/>
          <wp:docPr id="123301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952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1D6"/>
    <w:multiLevelType w:val="hybridMultilevel"/>
    <w:tmpl w:val="CAB41864"/>
    <w:lvl w:ilvl="0" w:tplc="6AE8AE44">
      <w:start w:val="2"/>
      <w:numFmt w:val="lowerLetter"/>
      <w:lvlText w:val="(%1)"/>
      <w:lvlJc w:val="left"/>
      <w:pPr>
        <w:ind w:left="927" w:hanging="360"/>
      </w:pPr>
      <w:rPr>
        <w:rFonts w:cs="Times New Roman"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59138E5"/>
    <w:multiLevelType w:val="hybridMultilevel"/>
    <w:tmpl w:val="8C10D416"/>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 w15:restartNumberingAfterBreak="0">
    <w:nsid w:val="085A08B1"/>
    <w:multiLevelType w:val="hybridMultilevel"/>
    <w:tmpl w:val="F71C99F4"/>
    <w:lvl w:ilvl="0" w:tplc="BFB410A2">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3" w15:restartNumberingAfterBreak="0">
    <w:nsid w:val="0A5472BC"/>
    <w:multiLevelType w:val="hybridMultilevel"/>
    <w:tmpl w:val="B67AE346"/>
    <w:lvl w:ilvl="0" w:tplc="BB287C44">
      <w:start w:val="1"/>
      <w:numFmt w:val="lowerLetter"/>
      <w:lvlText w:val="(%1)"/>
      <w:lvlJc w:val="left"/>
      <w:pPr>
        <w:ind w:left="1152" w:hanging="360"/>
      </w:pPr>
      <w:rPr>
        <w:rFonts w:hint="default"/>
      </w:rPr>
    </w:lvl>
    <w:lvl w:ilvl="1" w:tplc="14090019" w:tentative="1">
      <w:start w:val="1"/>
      <w:numFmt w:val="lowerLetter"/>
      <w:lvlText w:val="%2."/>
      <w:lvlJc w:val="left"/>
      <w:pPr>
        <w:ind w:left="1872" w:hanging="360"/>
      </w:pPr>
    </w:lvl>
    <w:lvl w:ilvl="2" w:tplc="1409001B" w:tentative="1">
      <w:start w:val="1"/>
      <w:numFmt w:val="lowerRoman"/>
      <w:lvlText w:val="%3."/>
      <w:lvlJc w:val="right"/>
      <w:pPr>
        <w:ind w:left="2592" w:hanging="180"/>
      </w:pPr>
    </w:lvl>
    <w:lvl w:ilvl="3" w:tplc="1409000F" w:tentative="1">
      <w:start w:val="1"/>
      <w:numFmt w:val="decimal"/>
      <w:lvlText w:val="%4."/>
      <w:lvlJc w:val="left"/>
      <w:pPr>
        <w:ind w:left="3312" w:hanging="360"/>
      </w:pPr>
    </w:lvl>
    <w:lvl w:ilvl="4" w:tplc="14090019" w:tentative="1">
      <w:start w:val="1"/>
      <w:numFmt w:val="lowerLetter"/>
      <w:lvlText w:val="%5."/>
      <w:lvlJc w:val="left"/>
      <w:pPr>
        <w:ind w:left="4032" w:hanging="360"/>
      </w:pPr>
    </w:lvl>
    <w:lvl w:ilvl="5" w:tplc="1409001B" w:tentative="1">
      <w:start w:val="1"/>
      <w:numFmt w:val="lowerRoman"/>
      <w:lvlText w:val="%6."/>
      <w:lvlJc w:val="right"/>
      <w:pPr>
        <w:ind w:left="4752" w:hanging="180"/>
      </w:pPr>
    </w:lvl>
    <w:lvl w:ilvl="6" w:tplc="1409000F" w:tentative="1">
      <w:start w:val="1"/>
      <w:numFmt w:val="decimal"/>
      <w:lvlText w:val="%7."/>
      <w:lvlJc w:val="left"/>
      <w:pPr>
        <w:ind w:left="5472" w:hanging="360"/>
      </w:pPr>
    </w:lvl>
    <w:lvl w:ilvl="7" w:tplc="14090019" w:tentative="1">
      <w:start w:val="1"/>
      <w:numFmt w:val="lowerLetter"/>
      <w:lvlText w:val="%8."/>
      <w:lvlJc w:val="left"/>
      <w:pPr>
        <w:ind w:left="6192" w:hanging="360"/>
      </w:pPr>
    </w:lvl>
    <w:lvl w:ilvl="8" w:tplc="1409001B" w:tentative="1">
      <w:start w:val="1"/>
      <w:numFmt w:val="lowerRoman"/>
      <w:lvlText w:val="%9."/>
      <w:lvlJc w:val="right"/>
      <w:pPr>
        <w:ind w:left="6912" w:hanging="180"/>
      </w:pPr>
    </w:lvl>
  </w:abstractNum>
  <w:abstractNum w:abstractNumId="4" w15:restartNumberingAfterBreak="0">
    <w:nsid w:val="17EF55D9"/>
    <w:multiLevelType w:val="hybridMultilevel"/>
    <w:tmpl w:val="E76E1D38"/>
    <w:lvl w:ilvl="0" w:tplc="49B62F82">
      <w:start w:val="2"/>
      <w:numFmt w:val="lowerLetter"/>
      <w:lvlText w:val="(%1)"/>
      <w:lvlJc w:val="left"/>
      <w:pPr>
        <w:ind w:left="927" w:hanging="360"/>
      </w:pPr>
      <w:rPr>
        <w:rFonts w:cs="Times New Roman" w:hint="default"/>
      </w:rPr>
    </w:lvl>
    <w:lvl w:ilvl="1" w:tplc="0E005092">
      <w:start w:val="1"/>
      <w:numFmt w:val="lowerRoman"/>
      <w:lvlText w:val="(%2)"/>
      <w:lvlJc w:val="left"/>
      <w:pPr>
        <w:ind w:left="1440" w:hanging="360"/>
      </w:pPr>
      <w:rPr>
        <w:rFonts w:hint="default"/>
      </w:rPr>
    </w:lvl>
    <w:lvl w:ilvl="2" w:tplc="7D8E221C">
      <w:start w:val="1"/>
      <w:numFmt w:val="lowerRoman"/>
      <w:lvlText w:val="%3."/>
      <w:lvlJc w:val="right"/>
      <w:pPr>
        <w:ind w:left="2160" w:hanging="180"/>
      </w:pPr>
      <w:rPr>
        <w:rFonts w:hint="default"/>
      </w:rPr>
    </w:lvl>
    <w:lvl w:ilvl="3" w:tplc="EBD63742">
      <w:start w:val="1"/>
      <w:numFmt w:val="decimal"/>
      <w:lvlText w:val="%4."/>
      <w:lvlJc w:val="left"/>
      <w:pPr>
        <w:ind w:left="2880" w:hanging="360"/>
      </w:pPr>
      <w:rPr>
        <w:rFonts w:hint="default"/>
      </w:rPr>
    </w:lvl>
    <w:lvl w:ilvl="4" w:tplc="2D8E1CCA">
      <w:start w:val="1"/>
      <w:numFmt w:val="lowerLetter"/>
      <w:lvlText w:val="%5."/>
      <w:lvlJc w:val="left"/>
      <w:pPr>
        <w:ind w:left="3600" w:hanging="360"/>
      </w:pPr>
      <w:rPr>
        <w:rFonts w:hint="default"/>
      </w:rPr>
    </w:lvl>
    <w:lvl w:ilvl="5" w:tplc="CD442EF8">
      <w:start w:val="1"/>
      <w:numFmt w:val="lowerRoman"/>
      <w:lvlText w:val="%6."/>
      <w:lvlJc w:val="right"/>
      <w:pPr>
        <w:ind w:left="4320" w:hanging="180"/>
      </w:pPr>
      <w:rPr>
        <w:rFonts w:hint="default"/>
      </w:rPr>
    </w:lvl>
    <w:lvl w:ilvl="6" w:tplc="497EB5AC">
      <w:start w:val="1"/>
      <w:numFmt w:val="decimal"/>
      <w:lvlText w:val="%7."/>
      <w:lvlJc w:val="left"/>
      <w:pPr>
        <w:ind w:left="5040" w:hanging="360"/>
      </w:pPr>
      <w:rPr>
        <w:rFonts w:hint="default"/>
      </w:rPr>
    </w:lvl>
    <w:lvl w:ilvl="7" w:tplc="3DAE9C48">
      <w:start w:val="1"/>
      <w:numFmt w:val="lowerLetter"/>
      <w:lvlText w:val="%8."/>
      <w:lvlJc w:val="left"/>
      <w:pPr>
        <w:ind w:left="5760" w:hanging="360"/>
      </w:pPr>
      <w:rPr>
        <w:rFonts w:hint="default"/>
      </w:rPr>
    </w:lvl>
    <w:lvl w:ilvl="8" w:tplc="1F4AD170">
      <w:start w:val="1"/>
      <w:numFmt w:val="lowerRoman"/>
      <w:lvlText w:val="%9."/>
      <w:lvlJc w:val="right"/>
      <w:pPr>
        <w:ind w:left="6480" w:hanging="180"/>
      </w:pPr>
      <w:rPr>
        <w:rFonts w:hint="default"/>
      </w:rPr>
    </w:lvl>
  </w:abstractNum>
  <w:abstractNum w:abstractNumId="5" w15:restartNumberingAfterBreak="0">
    <w:nsid w:val="1BCE6926"/>
    <w:multiLevelType w:val="multilevel"/>
    <w:tmpl w:val="2BD4ABF8"/>
    <w:lvl w:ilvl="0">
      <w:start w:val="1"/>
      <w:numFmt w:val="decimal"/>
      <w:lvlText w:val="%1."/>
      <w:lvlJc w:val="left"/>
      <w:pPr>
        <w:ind w:left="360" w:hanging="360"/>
      </w:pPr>
      <w:rPr>
        <w:rFonts w:cs="Times New Roman"/>
        <w:b/>
      </w:rPr>
    </w:lvl>
    <w:lvl w:ilvl="1">
      <w:start w:val="1"/>
      <w:numFmt w:val="decimal"/>
      <w:pStyle w:val="Heading2"/>
      <w:lvlText w:val="%1.%2."/>
      <w:lvlJc w:val="left"/>
      <w:pPr>
        <w:ind w:left="792" w:hanging="432"/>
      </w:pPr>
      <w:rPr>
        <w:rFonts w:ascii="Arial" w:hAnsi="Arial" w:cs="Arial" w:hint="default"/>
        <w:b w:val="0"/>
        <w:i w:val="0"/>
        <w:color w:val="auto"/>
        <w:sz w:val="18"/>
        <w:szCs w:val="18"/>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 w15:restartNumberingAfterBreak="0">
    <w:nsid w:val="20187860"/>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7" w15:restartNumberingAfterBreak="0">
    <w:nsid w:val="253A61BA"/>
    <w:multiLevelType w:val="hybridMultilevel"/>
    <w:tmpl w:val="8C10D416"/>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8" w15:restartNumberingAfterBreak="0">
    <w:nsid w:val="2A27632C"/>
    <w:multiLevelType w:val="multilevel"/>
    <w:tmpl w:val="09045F76"/>
    <w:name w:val="Bell Gully numbering222"/>
    <w:lvl w:ilvl="0">
      <w:start w:val="1"/>
      <w:numFmt w:val="decimal"/>
      <w:lvlText w:val="%1."/>
      <w:lvlJc w:val="left"/>
      <w:pPr>
        <w:tabs>
          <w:tab w:val="num" w:pos="850"/>
        </w:tabs>
        <w:ind w:left="850" w:hanging="850"/>
      </w:pPr>
      <w:rPr>
        <w:rFonts w:ascii="Arial" w:hAnsi="Arial" w:cs="Arial" w:hint="default"/>
        <w:b w:val="0"/>
        <w:i w:val="0"/>
        <w:caps w:val="0"/>
        <w:smallCaps w:val="0"/>
        <w:strike w:val="0"/>
        <w:dstrike w:val="0"/>
        <w:vanish w:val="0"/>
        <w:color w:val="auto"/>
        <w:sz w:val="2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0"/>
        </w:tabs>
        <w:ind w:left="850" w:hanging="850"/>
      </w:pPr>
      <w:rPr>
        <w:rFonts w:ascii="Arial" w:hAnsi="Arial" w:cs="Arial" w:hint="default"/>
        <w:b w:val="0"/>
        <w:i w:val="0"/>
        <w:caps w:val="0"/>
        <w:small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417"/>
        </w:tabs>
        <w:ind w:left="1417" w:hanging="567"/>
      </w:pPr>
      <w:rPr>
        <w:rFonts w:ascii="Arial" w:hAnsi="Arial" w:cs="Arial"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1984"/>
        </w:tabs>
        <w:ind w:left="1984" w:hanging="567"/>
      </w:pPr>
      <w:rPr>
        <w:rFonts w:ascii="Arial" w:hAnsi="Arial" w:cs="Arial"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2551"/>
        </w:tabs>
        <w:ind w:left="2551" w:hanging="567"/>
      </w:pPr>
      <w:rPr>
        <w:rFonts w:ascii="Arial" w:hAnsi="Arial" w:cs="Arial"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lvlText w:val="(%6)"/>
      <w:lvlJc w:val="left"/>
      <w:pPr>
        <w:tabs>
          <w:tab w:val="num" w:pos="2551"/>
        </w:tabs>
        <w:ind w:left="2551" w:hanging="567"/>
      </w:pPr>
      <w:rPr>
        <w:rFonts w:ascii="Arial" w:hAnsi="Arial" w:hint="default"/>
        <w:b w:val="0"/>
        <w:i w:val="0"/>
        <w:caps w:val="0"/>
        <w:small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Letter"/>
      <w:lvlText w:val="%7."/>
      <w:lvlJc w:val="left"/>
      <w:pPr>
        <w:tabs>
          <w:tab w:val="num" w:pos="2551"/>
        </w:tabs>
        <w:ind w:left="2551" w:hanging="567"/>
      </w:pPr>
      <w:rPr>
        <w:rFonts w:ascii="Arial" w:hAnsi="Arial" w:hint="default"/>
        <w:b w:val="0"/>
        <w:i w:val="0"/>
        <w:caps w:val="0"/>
        <w:small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upperLetter"/>
      <w:lvlText w:val="%8."/>
      <w:lvlJc w:val="left"/>
      <w:pPr>
        <w:tabs>
          <w:tab w:val="num" w:pos="2551"/>
        </w:tabs>
        <w:ind w:left="2551" w:hanging="567"/>
      </w:pPr>
      <w:rPr>
        <w:rFonts w:ascii="Arial" w:hAnsi="Arial" w:hint="default"/>
        <w:b w:val="0"/>
        <w:i w:val="0"/>
        <w:caps w:val="0"/>
        <w:small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upperLetter"/>
      <w:lvlText w:val="%9."/>
      <w:lvlJc w:val="left"/>
      <w:pPr>
        <w:tabs>
          <w:tab w:val="num" w:pos="2551"/>
        </w:tabs>
        <w:ind w:left="2551" w:hanging="567"/>
      </w:pPr>
      <w:rPr>
        <w:rFonts w:ascii="Arial" w:hAnsi="Arial" w:hint="default"/>
        <w:b w:val="0"/>
        <w:i w:val="0"/>
        <w:caps w:val="0"/>
        <w:small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2C0A3E16"/>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0" w15:restartNumberingAfterBreak="0">
    <w:nsid w:val="3D8E2A9F"/>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1" w15:restartNumberingAfterBreak="0">
    <w:nsid w:val="3FB65A3F"/>
    <w:multiLevelType w:val="hybridMultilevel"/>
    <w:tmpl w:val="C1E28EC4"/>
    <w:lvl w:ilvl="0" w:tplc="7F9E55C0">
      <w:start w:val="1"/>
      <w:numFmt w:val="lowerLetter"/>
      <w:lvlText w:val="(%1)"/>
      <w:lvlJc w:val="left"/>
      <w:pPr>
        <w:ind w:left="927" w:hanging="360"/>
      </w:pPr>
      <w:rPr>
        <w:rFonts w:cs="Times New Roman" w:hint="default"/>
      </w:rPr>
    </w:lvl>
    <w:lvl w:ilvl="1" w:tplc="383EFA06">
      <w:start w:val="1"/>
      <w:numFmt w:val="lowerRoman"/>
      <w:lvlText w:val="(%2)"/>
      <w:lvlJc w:val="left"/>
      <w:pPr>
        <w:ind w:left="1440" w:hanging="360"/>
      </w:pPr>
      <w:rPr>
        <w:rFonts w:hint="default"/>
      </w:rPr>
    </w:lvl>
    <w:lvl w:ilvl="2" w:tplc="6E426E5A">
      <w:start w:val="1"/>
      <w:numFmt w:val="lowerRoman"/>
      <w:lvlText w:val="%3."/>
      <w:lvlJc w:val="right"/>
      <w:pPr>
        <w:ind w:left="2160" w:hanging="180"/>
      </w:pPr>
      <w:rPr>
        <w:rFonts w:hint="default"/>
      </w:rPr>
    </w:lvl>
    <w:lvl w:ilvl="3" w:tplc="05DC337C">
      <w:start w:val="1"/>
      <w:numFmt w:val="decimal"/>
      <w:lvlText w:val="%4."/>
      <w:lvlJc w:val="left"/>
      <w:pPr>
        <w:ind w:left="2880" w:hanging="360"/>
      </w:pPr>
      <w:rPr>
        <w:rFonts w:hint="default"/>
      </w:rPr>
    </w:lvl>
    <w:lvl w:ilvl="4" w:tplc="8BCC8150">
      <w:start w:val="1"/>
      <w:numFmt w:val="lowerLetter"/>
      <w:lvlText w:val="%5."/>
      <w:lvlJc w:val="left"/>
      <w:pPr>
        <w:ind w:left="3600" w:hanging="360"/>
      </w:pPr>
      <w:rPr>
        <w:rFonts w:hint="default"/>
      </w:rPr>
    </w:lvl>
    <w:lvl w:ilvl="5" w:tplc="7BA852C4">
      <w:start w:val="1"/>
      <w:numFmt w:val="lowerRoman"/>
      <w:lvlText w:val="%6."/>
      <w:lvlJc w:val="right"/>
      <w:pPr>
        <w:ind w:left="4320" w:hanging="180"/>
      </w:pPr>
      <w:rPr>
        <w:rFonts w:hint="default"/>
      </w:rPr>
    </w:lvl>
    <w:lvl w:ilvl="6" w:tplc="BA8AC4F4">
      <w:start w:val="1"/>
      <w:numFmt w:val="decimal"/>
      <w:lvlText w:val="%7."/>
      <w:lvlJc w:val="left"/>
      <w:pPr>
        <w:ind w:left="5040" w:hanging="360"/>
      </w:pPr>
      <w:rPr>
        <w:rFonts w:hint="default"/>
      </w:rPr>
    </w:lvl>
    <w:lvl w:ilvl="7" w:tplc="6794EE5E">
      <w:start w:val="1"/>
      <w:numFmt w:val="lowerLetter"/>
      <w:lvlText w:val="%8."/>
      <w:lvlJc w:val="left"/>
      <w:pPr>
        <w:ind w:left="5760" w:hanging="360"/>
      </w:pPr>
      <w:rPr>
        <w:rFonts w:hint="default"/>
      </w:rPr>
    </w:lvl>
    <w:lvl w:ilvl="8" w:tplc="3A30B8F4">
      <w:start w:val="1"/>
      <w:numFmt w:val="lowerRoman"/>
      <w:lvlText w:val="%9."/>
      <w:lvlJc w:val="right"/>
      <w:pPr>
        <w:ind w:left="6480" w:hanging="180"/>
      </w:pPr>
      <w:rPr>
        <w:rFonts w:hint="default"/>
      </w:rPr>
    </w:lvl>
  </w:abstractNum>
  <w:abstractNum w:abstractNumId="12" w15:restartNumberingAfterBreak="0">
    <w:nsid w:val="41965221"/>
    <w:multiLevelType w:val="hybridMultilevel"/>
    <w:tmpl w:val="8C10D416"/>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3" w15:restartNumberingAfterBreak="0">
    <w:nsid w:val="507B3DA9"/>
    <w:multiLevelType w:val="hybridMultilevel"/>
    <w:tmpl w:val="3D50A232"/>
    <w:lvl w:ilvl="0" w:tplc="6CC654A4">
      <w:start w:val="1"/>
      <w:numFmt w:val="lowerLetter"/>
      <w:pStyle w:val="Heading3"/>
      <w:lvlText w:val="(%1)"/>
      <w:lvlJc w:val="left"/>
      <w:pPr>
        <w:ind w:left="928"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start w:val="1"/>
      <w:numFmt w:val="lowerRoman"/>
      <w:lvlText w:val="%3."/>
      <w:lvlJc w:val="right"/>
      <w:pPr>
        <w:ind w:left="2367" w:hanging="180"/>
      </w:p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4" w15:restartNumberingAfterBreak="0">
    <w:nsid w:val="558464EC"/>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5" w15:restartNumberingAfterBreak="0">
    <w:nsid w:val="599316C8"/>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6" w15:restartNumberingAfterBreak="0">
    <w:nsid w:val="5A6D4C84"/>
    <w:multiLevelType w:val="hybridMultilevel"/>
    <w:tmpl w:val="75CA6998"/>
    <w:lvl w:ilvl="0" w:tplc="5844A414">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6211760E"/>
    <w:multiLevelType w:val="hybridMultilevel"/>
    <w:tmpl w:val="8C10D416"/>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8" w15:restartNumberingAfterBreak="0">
    <w:nsid w:val="69AB01E3"/>
    <w:multiLevelType w:val="hybridMultilevel"/>
    <w:tmpl w:val="8C10D416"/>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9" w15:restartNumberingAfterBreak="0">
    <w:nsid w:val="6A8961E3"/>
    <w:multiLevelType w:val="hybridMultilevel"/>
    <w:tmpl w:val="75CA6998"/>
    <w:lvl w:ilvl="0" w:tplc="5844A414">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6B562314"/>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1" w15:restartNumberingAfterBreak="0">
    <w:nsid w:val="6D7B447E"/>
    <w:multiLevelType w:val="hybridMultilevel"/>
    <w:tmpl w:val="DA5C9C46"/>
    <w:lvl w:ilvl="0" w:tplc="D8F0F28E">
      <w:start w:val="1"/>
      <w:numFmt w:val="bullet"/>
      <w:lvlText w:val=""/>
      <w:lvlJc w:val="left"/>
      <w:pPr>
        <w:ind w:left="720" w:hanging="360"/>
      </w:pPr>
      <w:rPr>
        <w:rFonts w:ascii="Wingdings" w:hAnsi="Wingdings" w:hint="default"/>
        <w:color w:val="auto"/>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7A2B28A0"/>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3" w15:restartNumberingAfterBreak="0">
    <w:nsid w:val="7B6F3676"/>
    <w:multiLevelType w:val="hybridMultilevel"/>
    <w:tmpl w:val="FB1603D4"/>
    <w:lvl w:ilvl="0" w:tplc="37644EB6">
      <w:start w:val="1"/>
      <w:numFmt w:val="decimal"/>
      <w:lvlText w:val="(%1)"/>
      <w:lvlJc w:val="left"/>
      <w:pPr>
        <w:ind w:left="924" w:hanging="564"/>
      </w:pPr>
      <w:rPr>
        <w:rFonts w:cs="Times New Roman" w:hint="default"/>
        <w:b w:val="0"/>
      </w:rPr>
    </w:lvl>
    <w:lvl w:ilvl="1" w:tplc="14090019" w:tentative="1">
      <w:start w:val="1"/>
      <w:numFmt w:val="lowerLetter"/>
      <w:lvlText w:val="%2."/>
      <w:lvlJc w:val="left"/>
      <w:pPr>
        <w:ind w:left="1440" w:hanging="360"/>
      </w:pPr>
      <w:rPr>
        <w:rFonts w:cs="Times New Roman"/>
      </w:rPr>
    </w:lvl>
    <w:lvl w:ilvl="2" w:tplc="1409001B" w:tentative="1">
      <w:start w:val="1"/>
      <w:numFmt w:val="lowerRoman"/>
      <w:lvlText w:val="%3."/>
      <w:lvlJc w:val="right"/>
      <w:pPr>
        <w:ind w:left="2160" w:hanging="180"/>
      </w:pPr>
      <w:rPr>
        <w:rFonts w:cs="Times New Roman"/>
      </w:rPr>
    </w:lvl>
    <w:lvl w:ilvl="3" w:tplc="1409000F" w:tentative="1">
      <w:start w:val="1"/>
      <w:numFmt w:val="decimal"/>
      <w:lvlText w:val="%4."/>
      <w:lvlJc w:val="left"/>
      <w:pPr>
        <w:ind w:left="2880" w:hanging="360"/>
      </w:pPr>
      <w:rPr>
        <w:rFonts w:cs="Times New Roman"/>
      </w:rPr>
    </w:lvl>
    <w:lvl w:ilvl="4" w:tplc="14090019" w:tentative="1">
      <w:start w:val="1"/>
      <w:numFmt w:val="lowerLetter"/>
      <w:lvlText w:val="%5."/>
      <w:lvlJc w:val="left"/>
      <w:pPr>
        <w:ind w:left="3600" w:hanging="360"/>
      </w:pPr>
      <w:rPr>
        <w:rFonts w:cs="Times New Roman"/>
      </w:rPr>
    </w:lvl>
    <w:lvl w:ilvl="5" w:tplc="1409001B" w:tentative="1">
      <w:start w:val="1"/>
      <w:numFmt w:val="lowerRoman"/>
      <w:lvlText w:val="%6."/>
      <w:lvlJc w:val="right"/>
      <w:pPr>
        <w:ind w:left="4320" w:hanging="180"/>
      </w:pPr>
      <w:rPr>
        <w:rFonts w:cs="Times New Roman"/>
      </w:rPr>
    </w:lvl>
    <w:lvl w:ilvl="6" w:tplc="1409000F" w:tentative="1">
      <w:start w:val="1"/>
      <w:numFmt w:val="decimal"/>
      <w:lvlText w:val="%7."/>
      <w:lvlJc w:val="left"/>
      <w:pPr>
        <w:ind w:left="5040" w:hanging="360"/>
      </w:pPr>
      <w:rPr>
        <w:rFonts w:cs="Times New Roman"/>
      </w:rPr>
    </w:lvl>
    <w:lvl w:ilvl="7" w:tplc="14090019" w:tentative="1">
      <w:start w:val="1"/>
      <w:numFmt w:val="lowerLetter"/>
      <w:lvlText w:val="%8."/>
      <w:lvlJc w:val="left"/>
      <w:pPr>
        <w:ind w:left="5760" w:hanging="360"/>
      </w:pPr>
      <w:rPr>
        <w:rFonts w:cs="Times New Roman"/>
      </w:rPr>
    </w:lvl>
    <w:lvl w:ilvl="8" w:tplc="1409001B" w:tentative="1">
      <w:start w:val="1"/>
      <w:numFmt w:val="lowerRoman"/>
      <w:lvlText w:val="%9."/>
      <w:lvlJc w:val="right"/>
      <w:pPr>
        <w:ind w:left="6480" w:hanging="180"/>
      </w:pPr>
      <w:rPr>
        <w:rFonts w:cs="Times New Roman"/>
      </w:rPr>
    </w:lvl>
  </w:abstractNum>
  <w:abstractNum w:abstractNumId="24" w15:restartNumberingAfterBreak="0">
    <w:nsid w:val="7DB37ED5"/>
    <w:multiLevelType w:val="hybridMultilevel"/>
    <w:tmpl w:val="97228ADE"/>
    <w:lvl w:ilvl="0" w:tplc="4E6CF382">
      <w:start w:val="1"/>
      <w:numFmt w:val="lowerLetter"/>
      <w:lvlText w:val="(%1)"/>
      <w:lvlJc w:val="left"/>
      <w:pPr>
        <w:ind w:left="927" w:hanging="360"/>
      </w:pPr>
      <w:rPr>
        <w:rFonts w:cs="Times New Roman" w:hint="default"/>
      </w:rPr>
    </w:lvl>
    <w:lvl w:ilvl="1" w:tplc="14090019">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5" w15:restartNumberingAfterBreak="0">
    <w:nsid w:val="7DF20934"/>
    <w:multiLevelType w:val="hybridMultilevel"/>
    <w:tmpl w:val="75CA6998"/>
    <w:lvl w:ilvl="0" w:tplc="5844A414">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89277993">
    <w:abstractNumId w:val="23"/>
  </w:num>
  <w:num w:numId="2" w16cid:durableId="945422822">
    <w:abstractNumId w:val="5"/>
  </w:num>
  <w:num w:numId="3" w16cid:durableId="805973328">
    <w:abstractNumId w:val="15"/>
  </w:num>
  <w:num w:numId="4" w16cid:durableId="880946166">
    <w:abstractNumId w:val="1"/>
  </w:num>
  <w:num w:numId="5" w16cid:durableId="251403307">
    <w:abstractNumId w:val="13"/>
  </w:num>
  <w:num w:numId="6" w16cid:durableId="1675111887">
    <w:abstractNumId w:val="20"/>
  </w:num>
  <w:num w:numId="7" w16cid:durableId="261643230">
    <w:abstractNumId w:val="22"/>
  </w:num>
  <w:num w:numId="8" w16cid:durableId="808473613">
    <w:abstractNumId w:val="9"/>
  </w:num>
  <w:num w:numId="9" w16cid:durableId="586505313">
    <w:abstractNumId w:val="6"/>
  </w:num>
  <w:num w:numId="10" w16cid:durableId="1503009521">
    <w:abstractNumId w:val="2"/>
  </w:num>
  <w:num w:numId="11" w16cid:durableId="1682245818">
    <w:abstractNumId w:val="7"/>
  </w:num>
  <w:num w:numId="12" w16cid:durableId="1627276722">
    <w:abstractNumId w:val="13"/>
    <w:lvlOverride w:ilvl="0">
      <w:startOverride w:val="1"/>
    </w:lvlOverride>
  </w:num>
  <w:num w:numId="13" w16cid:durableId="1829862411">
    <w:abstractNumId w:val="18"/>
  </w:num>
  <w:num w:numId="14" w16cid:durableId="1544056205">
    <w:abstractNumId w:val="13"/>
    <w:lvlOverride w:ilvl="0">
      <w:startOverride w:val="1"/>
    </w:lvlOverride>
  </w:num>
  <w:num w:numId="15" w16cid:durableId="616448586">
    <w:abstractNumId w:val="4"/>
  </w:num>
  <w:num w:numId="16" w16cid:durableId="1736515426">
    <w:abstractNumId w:val="0"/>
  </w:num>
  <w:num w:numId="17" w16cid:durableId="91244767">
    <w:abstractNumId w:val="25"/>
  </w:num>
  <w:num w:numId="18" w16cid:durableId="545871367">
    <w:abstractNumId w:val="11"/>
  </w:num>
  <w:num w:numId="19" w16cid:durableId="1574779449">
    <w:abstractNumId w:val="19"/>
  </w:num>
  <w:num w:numId="20" w16cid:durableId="2113933366">
    <w:abstractNumId w:val="21"/>
  </w:num>
  <w:num w:numId="21" w16cid:durableId="1487890602">
    <w:abstractNumId w:val="13"/>
    <w:lvlOverride w:ilvl="0">
      <w:startOverride w:val="1"/>
    </w:lvlOverride>
  </w:num>
  <w:num w:numId="22" w16cid:durableId="1449198099">
    <w:abstractNumId w:val="24"/>
  </w:num>
  <w:num w:numId="23" w16cid:durableId="138697086">
    <w:abstractNumId w:val="12"/>
  </w:num>
  <w:num w:numId="24" w16cid:durableId="1906791858">
    <w:abstractNumId w:val="17"/>
  </w:num>
  <w:num w:numId="25" w16cid:durableId="929630339">
    <w:abstractNumId w:val="13"/>
  </w:num>
  <w:num w:numId="26" w16cid:durableId="1394352604">
    <w:abstractNumId w:val="10"/>
  </w:num>
  <w:num w:numId="27" w16cid:durableId="184638487">
    <w:abstractNumId w:val="13"/>
  </w:num>
  <w:num w:numId="28" w16cid:durableId="507208699">
    <w:abstractNumId w:val="13"/>
  </w:num>
  <w:num w:numId="29" w16cid:durableId="388187136">
    <w:abstractNumId w:val="13"/>
  </w:num>
  <w:num w:numId="30" w16cid:durableId="1822653003">
    <w:abstractNumId w:val="14"/>
  </w:num>
  <w:num w:numId="31" w16cid:durableId="998462362">
    <w:abstractNumId w:val="13"/>
  </w:num>
  <w:num w:numId="32" w16cid:durableId="1187210277">
    <w:abstractNumId w:val="5"/>
  </w:num>
  <w:num w:numId="33" w16cid:durableId="1086342912">
    <w:abstractNumId w:val="5"/>
  </w:num>
  <w:num w:numId="34" w16cid:durableId="694236630">
    <w:abstractNumId w:val="5"/>
  </w:num>
  <w:num w:numId="35" w16cid:durableId="1329209502">
    <w:abstractNumId w:val="5"/>
  </w:num>
  <w:num w:numId="36" w16cid:durableId="130489605">
    <w:abstractNumId w:val="5"/>
  </w:num>
  <w:num w:numId="37" w16cid:durableId="810904371">
    <w:abstractNumId w:val="13"/>
  </w:num>
  <w:num w:numId="38" w16cid:durableId="105472072">
    <w:abstractNumId w:val="13"/>
  </w:num>
  <w:num w:numId="39" w16cid:durableId="76023163">
    <w:abstractNumId w:val="16"/>
  </w:num>
  <w:num w:numId="40" w16cid:durableId="2022387492">
    <w:abstractNumId w:val="5"/>
  </w:num>
  <w:num w:numId="41" w16cid:durableId="84959340">
    <w:abstractNumId w:val="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King">
    <w15:presenceInfo w15:providerId="AD" w15:userId="S-1-5-21-614565923-1027956908-3001582966-5379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cyM7MwMDczMzUzMDVS0lEKTi0uzszPAykwqgUAVlBoYCwAAAA="/>
  </w:docVars>
  <w:rsids>
    <w:rsidRoot w:val="00962375"/>
    <w:rsid w:val="00001B3F"/>
    <w:rsid w:val="00001B41"/>
    <w:rsid w:val="00007607"/>
    <w:rsid w:val="0001282C"/>
    <w:rsid w:val="00017417"/>
    <w:rsid w:val="000211A9"/>
    <w:rsid w:val="00021354"/>
    <w:rsid w:val="00023F1A"/>
    <w:rsid w:val="00025127"/>
    <w:rsid w:val="00032AFE"/>
    <w:rsid w:val="0003411C"/>
    <w:rsid w:val="00040CB6"/>
    <w:rsid w:val="000438CF"/>
    <w:rsid w:val="000462A0"/>
    <w:rsid w:val="00054289"/>
    <w:rsid w:val="000555A3"/>
    <w:rsid w:val="00056D67"/>
    <w:rsid w:val="0006067D"/>
    <w:rsid w:val="000622F5"/>
    <w:rsid w:val="00065CBA"/>
    <w:rsid w:val="00066B25"/>
    <w:rsid w:val="00066FF2"/>
    <w:rsid w:val="0007114D"/>
    <w:rsid w:val="00073BEC"/>
    <w:rsid w:val="0007520D"/>
    <w:rsid w:val="00076203"/>
    <w:rsid w:val="00076AB2"/>
    <w:rsid w:val="0008129D"/>
    <w:rsid w:val="0008138A"/>
    <w:rsid w:val="0008220B"/>
    <w:rsid w:val="000837D6"/>
    <w:rsid w:val="00085063"/>
    <w:rsid w:val="00091692"/>
    <w:rsid w:val="000928FD"/>
    <w:rsid w:val="000B5A70"/>
    <w:rsid w:val="000C410A"/>
    <w:rsid w:val="000D5307"/>
    <w:rsid w:val="000D75C5"/>
    <w:rsid w:val="000E11EF"/>
    <w:rsid w:val="000E5D64"/>
    <w:rsid w:val="000F1B95"/>
    <w:rsid w:val="000F45A3"/>
    <w:rsid w:val="000F7BED"/>
    <w:rsid w:val="001009FF"/>
    <w:rsid w:val="00106604"/>
    <w:rsid w:val="0011017C"/>
    <w:rsid w:val="00111D40"/>
    <w:rsid w:val="0011340C"/>
    <w:rsid w:val="00116378"/>
    <w:rsid w:val="00123A67"/>
    <w:rsid w:val="00126045"/>
    <w:rsid w:val="001345A3"/>
    <w:rsid w:val="00135263"/>
    <w:rsid w:val="00137D45"/>
    <w:rsid w:val="001425DB"/>
    <w:rsid w:val="001432FF"/>
    <w:rsid w:val="001465D0"/>
    <w:rsid w:val="00161CAF"/>
    <w:rsid w:val="00162386"/>
    <w:rsid w:val="00164E97"/>
    <w:rsid w:val="00171DFE"/>
    <w:rsid w:val="00172AA0"/>
    <w:rsid w:val="00177658"/>
    <w:rsid w:val="00180944"/>
    <w:rsid w:val="00180A62"/>
    <w:rsid w:val="00187AFE"/>
    <w:rsid w:val="001939CE"/>
    <w:rsid w:val="001A02B6"/>
    <w:rsid w:val="001A0709"/>
    <w:rsid w:val="001B0896"/>
    <w:rsid w:val="001B269E"/>
    <w:rsid w:val="001B350D"/>
    <w:rsid w:val="001B5B01"/>
    <w:rsid w:val="001B6C0C"/>
    <w:rsid w:val="001C12C5"/>
    <w:rsid w:val="001C248E"/>
    <w:rsid w:val="001C768B"/>
    <w:rsid w:val="001C7DCD"/>
    <w:rsid w:val="001D06A9"/>
    <w:rsid w:val="001D3F25"/>
    <w:rsid w:val="001D4C15"/>
    <w:rsid w:val="001D5608"/>
    <w:rsid w:val="001D7D0F"/>
    <w:rsid w:val="001D7E57"/>
    <w:rsid w:val="001E24D2"/>
    <w:rsid w:val="001F0EB5"/>
    <w:rsid w:val="0020187E"/>
    <w:rsid w:val="002024A0"/>
    <w:rsid w:val="00210EFB"/>
    <w:rsid w:val="00216282"/>
    <w:rsid w:val="002227D3"/>
    <w:rsid w:val="00222F82"/>
    <w:rsid w:val="002249DA"/>
    <w:rsid w:val="00243A86"/>
    <w:rsid w:val="002449D3"/>
    <w:rsid w:val="00246B21"/>
    <w:rsid w:val="00252C07"/>
    <w:rsid w:val="002557E8"/>
    <w:rsid w:val="0026185B"/>
    <w:rsid w:val="002657CA"/>
    <w:rsid w:val="0026722C"/>
    <w:rsid w:val="00274E98"/>
    <w:rsid w:val="002774F7"/>
    <w:rsid w:val="002811AE"/>
    <w:rsid w:val="0028141E"/>
    <w:rsid w:val="00282472"/>
    <w:rsid w:val="00297423"/>
    <w:rsid w:val="002A2722"/>
    <w:rsid w:val="002A532B"/>
    <w:rsid w:val="002A5E94"/>
    <w:rsid w:val="002B0D39"/>
    <w:rsid w:val="002B1179"/>
    <w:rsid w:val="002B2366"/>
    <w:rsid w:val="002B273E"/>
    <w:rsid w:val="002B5913"/>
    <w:rsid w:val="002B7F95"/>
    <w:rsid w:val="002C09A0"/>
    <w:rsid w:val="002C1E52"/>
    <w:rsid w:val="002C2ED1"/>
    <w:rsid w:val="002C4160"/>
    <w:rsid w:val="002C41C0"/>
    <w:rsid w:val="002D0C62"/>
    <w:rsid w:val="002D6312"/>
    <w:rsid w:val="002E48B2"/>
    <w:rsid w:val="002F10F1"/>
    <w:rsid w:val="002F1F63"/>
    <w:rsid w:val="002F3266"/>
    <w:rsid w:val="002F527F"/>
    <w:rsid w:val="00300586"/>
    <w:rsid w:val="00317D54"/>
    <w:rsid w:val="00317F48"/>
    <w:rsid w:val="00322E18"/>
    <w:rsid w:val="003239A9"/>
    <w:rsid w:val="00336148"/>
    <w:rsid w:val="00344E68"/>
    <w:rsid w:val="0034750F"/>
    <w:rsid w:val="00347CD2"/>
    <w:rsid w:val="0035380A"/>
    <w:rsid w:val="00354027"/>
    <w:rsid w:val="00360E5A"/>
    <w:rsid w:val="00366211"/>
    <w:rsid w:val="00375733"/>
    <w:rsid w:val="0037743C"/>
    <w:rsid w:val="00377EA2"/>
    <w:rsid w:val="00382889"/>
    <w:rsid w:val="003901C6"/>
    <w:rsid w:val="00391867"/>
    <w:rsid w:val="00394F9B"/>
    <w:rsid w:val="003966A8"/>
    <w:rsid w:val="003A0A07"/>
    <w:rsid w:val="003A19D0"/>
    <w:rsid w:val="003A2110"/>
    <w:rsid w:val="003B047B"/>
    <w:rsid w:val="003B102C"/>
    <w:rsid w:val="003B344F"/>
    <w:rsid w:val="003B41D9"/>
    <w:rsid w:val="003B45FB"/>
    <w:rsid w:val="003B5F96"/>
    <w:rsid w:val="003C0F5F"/>
    <w:rsid w:val="003C38B1"/>
    <w:rsid w:val="003C6807"/>
    <w:rsid w:val="003D0A9B"/>
    <w:rsid w:val="003D37AC"/>
    <w:rsid w:val="003D4837"/>
    <w:rsid w:val="003D6C92"/>
    <w:rsid w:val="003E2FAF"/>
    <w:rsid w:val="003E52D0"/>
    <w:rsid w:val="003E5EBF"/>
    <w:rsid w:val="003F0ACC"/>
    <w:rsid w:val="003F4816"/>
    <w:rsid w:val="003F5FE9"/>
    <w:rsid w:val="003F7B0A"/>
    <w:rsid w:val="00400194"/>
    <w:rsid w:val="004008DB"/>
    <w:rsid w:val="00402C1D"/>
    <w:rsid w:val="004046A2"/>
    <w:rsid w:val="00411AD3"/>
    <w:rsid w:val="00413826"/>
    <w:rsid w:val="004146AD"/>
    <w:rsid w:val="0041789C"/>
    <w:rsid w:val="0042153C"/>
    <w:rsid w:val="00426A19"/>
    <w:rsid w:val="00430ADF"/>
    <w:rsid w:val="00433F97"/>
    <w:rsid w:val="00434C38"/>
    <w:rsid w:val="00435972"/>
    <w:rsid w:val="004369FB"/>
    <w:rsid w:val="0044011B"/>
    <w:rsid w:val="0044235F"/>
    <w:rsid w:val="004520F0"/>
    <w:rsid w:val="004558BD"/>
    <w:rsid w:val="00455C10"/>
    <w:rsid w:val="00456C87"/>
    <w:rsid w:val="004636E7"/>
    <w:rsid w:val="004750DB"/>
    <w:rsid w:val="00477A45"/>
    <w:rsid w:val="004805F4"/>
    <w:rsid w:val="00481771"/>
    <w:rsid w:val="00483434"/>
    <w:rsid w:val="004875DD"/>
    <w:rsid w:val="00493199"/>
    <w:rsid w:val="004A0BD4"/>
    <w:rsid w:val="004A13E7"/>
    <w:rsid w:val="004A38E2"/>
    <w:rsid w:val="004B1077"/>
    <w:rsid w:val="004B2C82"/>
    <w:rsid w:val="004B345E"/>
    <w:rsid w:val="004B61A3"/>
    <w:rsid w:val="004C0161"/>
    <w:rsid w:val="004C3227"/>
    <w:rsid w:val="004C32A3"/>
    <w:rsid w:val="004C33E5"/>
    <w:rsid w:val="004C76B6"/>
    <w:rsid w:val="004D5AB9"/>
    <w:rsid w:val="004D7827"/>
    <w:rsid w:val="004E52E2"/>
    <w:rsid w:val="004F2066"/>
    <w:rsid w:val="004F2B69"/>
    <w:rsid w:val="004F457F"/>
    <w:rsid w:val="00506368"/>
    <w:rsid w:val="005066B5"/>
    <w:rsid w:val="00506EE2"/>
    <w:rsid w:val="00507906"/>
    <w:rsid w:val="00511CB5"/>
    <w:rsid w:val="005152A2"/>
    <w:rsid w:val="00516B8C"/>
    <w:rsid w:val="00516CE2"/>
    <w:rsid w:val="0052380E"/>
    <w:rsid w:val="0052537B"/>
    <w:rsid w:val="005257AB"/>
    <w:rsid w:val="00530D3B"/>
    <w:rsid w:val="00531E32"/>
    <w:rsid w:val="005365ED"/>
    <w:rsid w:val="005400C3"/>
    <w:rsid w:val="005408CD"/>
    <w:rsid w:val="00541898"/>
    <w:rsid w:val="00542FDE"/>
    <w:rsid w:val="00543576"/>
    <w:rsid w:val="00547148"/>
    <w:rsid w:val="0054737E"/>
    <w:rsid w:val="005474C7"/>
    <w:rsid w:val="0055030E"/>
    <w:rsid w:val="005519E1"/>
    <w:rsid w:val="005562B9"/>
    <w:rsid w:val="005564E6"/>
    <w:rsid w:val="00566D6A"/>
    <w:rsid w:val="00570100"/>
    <w:rsid w:val="0057324C"/>
    <w:rsid w:val="005755C1"/>
    <w:rsid w:val="00575B9D"/>
    <w:rsid w:val="00580D69"/>
    <w:rsid w:val="005818AE"/>
    <w:rsid w:val="00590035"/>
    <w:rsid w:val="0059260A"/>
    <w:rsid w:val="00592C2B"/>
    <w:rsid w:val="00593F49"/>
    <w:rsid w:val="005A123D"/>
    <w:rsid w:val="005A4622"/>
    <w:rsid w:val="005B13DB"/>
    <w:rsid w:val="005B3E54"/>
    <w:rsid w:val="005C1960"/>
    <w:rsid w:val="005C48B2"/>
    <w:rsid w:val="005D1CE2"/>
    <w:rsid w:val="005D41BE"/>
    <w:rsid w:val="005D6684"/>
    <w:rsid w:val="005D6B4C"/>
    <w:rsid w:val="005E4FBA"/>
    <w:rsid w:val="005E7CEC"/>
    <w:rsid w:val="005E7D86"/>
    <w:rsid w:val="005F0EBA"/>
    <w:rsid w:val="005F196D"/>
    <w:rsid w:val="005F2444"/>
    <w:rsid w:val="005F3FC4"/>
    <w:rsid w:val="005F4B1D"/>
    <w:rsid w:val="005F72B8"/>
    <w:rsid w:val="00603A69"/>
    <w:rsid w:val="00606438"/>
    <w:rsid w:val="00611F72"/>
    <w:rsid w:val="0061289A"/>
    <w:rsid w:val="00615051"/>
    <w:rsid w:val="00617DB7"/>
    <w:rsid w:val="0063024B"/>
    <w:rsid w:val="00630A2E"/>
    <w:rsid w:val="00633D5B"/>
    <w:rsid w:val="0063694A"/>
    <w:rsid w:val="00640316"/>
    <w:rsid w:val="00641BF2"/>
    <w:rsid w:val="00645C53"/>
    <w:rsid w:val="00647F23"/>
    <w:rsid w:val="00650AA4"/>
    <w:rsid w:val="006553D9"/>
    <w:rsid w:val="00657719"/>
    <w:rsid w:val="00665088"/>
    <w:rsid w:val="006663DD"/>
    <w:rsid w:val="00666F9C"/>
    <w:rsid w:val="006731CE"/>
    <w:rsid w:val="006758CF"/>
    <w:rsid w:val="006762BA"/>
    <w:rsid w:val="00682EB4"/>
    <w:rsid w:val="006842DE"/>
    <w:rsid w:val="006864A1"/>
    <w:rsid w:val="00687826"/>
    <w:rsid w:val="00696722"/>
    <w:rsid w:val="006A0FFC"/>
    <w:rsid w:val="006B0B95"/>
    <w:rsid w:val="006B5A9B"/>
    <w:rsid w:val="006C02DB"/>
    <w:rsid w:val="006C18B2"/>
    <w:rsid w:val="006C1E91"/>
    <w:rsid w:val="006C6E98"/>
    <w:rsid w:val="006D1D34"/>
    <w:rsid w:val="006D200E"/>
    <w:rsid w:val="006D4AB5"/>
    <w:rsid w:val="006E152D"/>
    <w:rsid w:val="006E2472"/>
    <w:rsid w:val="006E58BE"/>
    <w:rsid w:val="006E63BC"/>
    <w:rsid w:val="006F601D"/>
    <w:rsid w:val="006F6529"/>
    <w:rsid w:val="00700B0F"/>
    <w:rsid w:val="00703B6C"/>
    <w:rsid w:val="007104DE"/>
    <w:rsid w:val="00713AFC"/>
    <w:rsid w:val="0071732E"/>
    <w:rsid w:val="007203E7"/>
    <w:rsid w:val="00720890"/>
    <w:rsid w:val="00721F13"/>
    <w:rsid w:val="00724C05"/>
    <w:rsid w:val="00732886"/>
    <w:rsid w:val="0073358A"/>
    <w:rsid w:val="00742E8F"/>
    <w:rsid w:val="0074474B"/>
    <w:rsid w:val="007467A3"/>
    <w:rsid w:val="00750158"/>
    <w:rsid w:val="0075116F"/>
    <w:rsid w:val="00756D6F"/>
    <w:rsid w:val="007619EC"/>
    <w:rsid w:val="00762650"/>
    <w:rsid w:val="00764C0C"/>
    <w:rsid w:val="007715FF"/>
    <w:rsid w:val="00780A32"/>
    <w:rsid w:val="00781463"/>
    <w:rsid w:val="00783DAB"/>
    <w:rsid w:val="00784136"/>
    <w:rsid w:val="0079229C"/>
    <w:rsid w:val="007930FF"/>
    <w:rsid w:val="007934A5"/>
    <w:rsid w:val="00794E49"/>
    <w:rsid w:val="007962C9"/>
    <w:rsid w:val="007A3AC1"/>
    <w:rsid w:val="007A5EE2"/>
    <w:rsid w:val="007B66A0"/>
    <w:rsid w:val="007B6B15"/>
    <w:rsid w:val="007B6CCB"/>
    <w:rsid w:val="007B74FA"/>
    <w:rsid w:val="007C141E"/>
    <w:rsid w:val="007C33A0"/>
    <w:rsid w:val="007C48A8"/>
    <w:rsid w:val="007C5A65"/>
    <w:rsid w:val="007D1593"/>
    <w:rsid w:val="007D1BCA"/>
    <w:rsid w:val="007D2563"/>
    <w:rsid w:val="007D2D42"/>
    <w:rsid w:val="007E0D8B"/>
    <w:rsid w:val="007F5CD4"/>
    <w:rsid w:val="0080256E"/>
    <w:rsid w:val="00802F60"/>
    <w:rsid w:val="00803234"/>
    <w:rsid w:val="0080331E"/>
    <w:rsid w:val="0080382C"/>
    <w:rsid w:val="00806B42"/>
    <w:rsid w:val="00807807"/>
    <w:rsid w:val="00811784"/>
    <w:rsid w:val="0081295D"/>
    <w:rsid w:val="00823AAD"/>
    <w:rsid w:val="00831FE8"/>
    <w:rsid w:val="00832FEB"/>
    <w:rsid w:val="00835FB0"/>
    <w:rsid w:val="0084135C"/>
    <w:rsid w:val="00842A6B"/>
    <w:rsid w:val="008439B6"/>
    <w:rsid w:val="0084681D"/>
    <w:rsid w:val="00847ECE"/>
    <w:rsid w:val="00853578"/>
    <w:rsid w:val="00856BEA"/>
    <w:rsid w:val="00863002"/>
    <w:rsid w:val="00863EDD"/>
    <w:rsid w:val="008653E2"/>
    <w:rsid w:val="00872F2D"/>
    <w:rsid w:val="00875DFC"/>
    <w:rsid w:val="00876A0B"/>
    <w:rsid w:val="008817F0"/>
    <w:rsid w:val="00882065"/>
    <w:rsid w:val="00882E16"/>
    <w:rsid w:val="00891EEA"/>
    <w:rsid w:val="008A1A2F"/>
    <w:rsid w:val="008A1F46"/>
    <w:rsid w:val="008A3F87"/>
    <w:rsid w:val="008A4971"/>
    <w:rsid w:val="008A6380"/>
    <w:rsid w:val="008A7F95"/>
    <w:rsid w:val="008B186F"/>
    <w:rsid w:val="008B2D0E"/>
    <w:rsid w:val="008B3D9F"/>
    <w:rsid w:val="008B4F11"/>
    <w:rsid w:val="008B5C9A"/>
    <w:rsid w:val="008B62F2"/>
    <w:rsid w:val="008D0C26"/>
    <w:rsid w:val="008D7C72"/>
    <w:rsid w:val="008F736B"/>
    <w:rsid w:val="00901422"/>
    <w:rsid w:val="0091025F"/>
    <w:rsid w:val="009119E8"/>
    <w:rsid w:val="00912007"/>
    <w:rsid w:val="009120C7"/>
    <w:rsid w:val="009154CA"/>
    <w:rsid w:val="00916334"/>
    <w:rsid w:val="00917995"/>
    <w:rsid w:val="0092026A"/>
    <w:rsid w:val="00925182"/>
    <w:rsid w:val="00925A38"/>
    <w:rsid w:val="00934C0D"/>
    <w:rsid w:val="009366F4"/>
    <w:rsid w:val="00943AD8"/>
    <w:rsid w:val="00945FA6"/>
    <w:rsid w:val="00950138"/>
    <w:rsid w:val="00952D6B"/>
    <w:rsid w:val="00953BC6"/>
    <w:rsid w:val="009550BB"/>
    <w:rsid w:val="00956642"/>
    <w:rsid w:val="00962375"/>
    <w:rsid w:val="009634E2"/>
    <w:rsid w:val="00964624"/>
    <w:rsid w:val="009708F9"/>
    <w:rsid w:val="00971DE7"/>
    <w:rsid w:val="009731EF"/>
    <w:rsid w:val="009739DB"/>
    <w:rsid w:val="00975025"/>
    <w:rsid w:val="009751EF"/>
    <w:rsid w:val="0097543F"/>
    <w:rsid w:val="0097780A"/>
    <w:rsid w:val="00992D25"/>
    <w:rsid w:val="009935F0"/>
    <w:rsid w:val="00994F4D"/>
    <w:rsid w:val="009A1E7A"/>
    <w:rsid w:val="009A1F4D"/>
    <w:rsid w:val="009A607F"/>
    <w:rsid w:val="009A6697"/>
    <w:rsid w:val="009B445B"/>
    <w:rsid w:val="009B49B9"/>
    <w:rsid w:val="009B53AD"/>
    <w:rsid w:val="009C06B4"/>
    <w:rsid w:val="009C51B3"/>
    <w:rsid w:val="009C70F8"/>
    <w:rsid w:val="009D0EE0"/>
    <w:rsid w:val="009D7C9A"/>
    <w:rsid w:val="009E090D"/>
    <w:rsid w:val="009E29AF"/>
    <w:rsid w:val="009E47FA"/>
    <w:rsid w:val="009F198E"/>
    <w:rsid w:val="009F19EA"/>
    <w:rsid w:val="009F43C2"/>
    <w:rsid w:val="00A008FA"/>
    <w:rsid w:val="00A00AF8"/>
    <w:rsid w:val="00A02C90"/>
    <w:rsid w:val="00A045B3"/>
    <w:rsid w:val="00A04E5D"/>
    <w:rsid w:val="00A05EF1"/>
    <w:rsid w:val="00A061E1"/>
    <w:rsid w:val="00A1093C"/>
    <w:rsid w:val="00A141C0"/>
    <w:rsid w:val="00A15052"/>
    <w:rsid w:val="00A15395"/>
    <w:rsid w:val="00A16357"/>
    <w:rsid w:val="00A30813"/>
    <w:rsid w:val="00A31F99"/>
    <w:rsid w:val="00A335DC"/>
    <w:rsid w:val="00A33C18"/>
    <w:rsid w:val="00A3491A"/>
    <w:rsid w:val="00A36212"/>
    <w:rsid w:val="00A37A3F"/>
    <w:rsid w:val="00A41594"/>
    <w:rsid w:val="00A422BE"/>
    <w:rsid w:val="00A439A3"/>
    <w:rsid w:val="00A440B4"/>
    <w:rsid w:val="00A52E71"/>
    <w:rsid w:val="00A55B8D"/>
    <w:rsid w:val="00A60E5E"/>
    <w:rsid w:val="00A60E80"/>
    <w:rsid w:val="00A62708"/>
    <w:rsid w:val="00A62857"/>
    <w:rsid w:val="00A62CD6"/>
    <w:rsid w:val="00A6438E"/>
    <w:rsid w:val="00A644B1"/>
    <w:rsid w:val="00A840A3"/>
    <w:rsid w:val="00A84800"/>
    <w:rsid w:val="00A85B30"/>
    <w:rsid w:val="00A85EEB"/>
    <w:rsid w:val="00A92173"/>
    <w:rsid w:val="00A97B13"/>
    <w:rsid w:val="00AA03FA"/>
    <w:rsid w:val="00AA35C5"/>
    <w:rsid w:val="00AA4322"/>
    <w:rsid w:val="00AB2968"/>
    <w:rsid w:val="00AB6E82"/>
    <w:rsid w:val="00AC5388"/>
    <w:rsid w:val="00AD44C5"/>
    <w:rsid w:val="00AE09F4"/>
    <w:rsid w:val="00AE3746"/>
    <w:rsid w:val="00AE7DEE"/>
    <w:rsid w:val="00AF22B4"/>
    <w:rsid w:val="00AF2E62"/>
    <w:rsid w:val="00AF3093"/>
    <w:rsid w:val="00B1612F"/>
    <w:rsid w:val="00B20C71"/>
    <w:rsid w:val="00B301D7"/>
    <w:rsid w:val="00B42C12"/>
    <w:rsid w:val="00B463B5"/>
    <w:rsid w:val="00B46D1A"/>
    <w:rsid w:val="00B4712C"/>
    <w:rsid w:val="00B515AA"/>
    <w:rsid w:val="00B551B7"/>
    <w:rsid w:val="00B55E2E"/>
    <w:rsid w:val="00B63BEB"/>
    <w:rsid w:val="00B63E8A"/>
    <w:rsid w:val="00B6561D"/>
    <w:rsid w:val="00B703B0"/>
    <w:rsid w:val="00B71F85"/>
    <w:rsid w:val="00B761C4"/>
    <w:rsid w:val="00B80D1E"/>
    <w:rsid w:val="00B93F95"/>
    <w:rsid w:val="00BB242E"/>
    <w:rsid w:val="00BB41A8"/>
    <w:rsid w:val="00BB4E59"/>
    <w:rsid w:val="00BB6B2F"/>
    <w:rsid w:val="00BC175D"/>
    <w:rsid w:val="00BC3549"/>
    <w:rsid w:val="00BD065B"/>
    <w:rsid w:val="00BD474B"/>
    <w:rsid w:val="00BD755A"/>
    <w:rsid w:val="00BE0A70"/>
    <w:rsid w:val="00BE3AA2"/>
    <w:rsid w:val="00BE4029"/>
    <w:rsid w:val="00BE58DE"/>
    <w:rsid w:val="00BE75B3"/>
    <w:rsid w:val="00BE792C"/>
    <w:rsid w:val="00BF0FE5"/>
    <w:rsid w:val="00BF39EB"/>
    <w:rsid w:val="00BF548E"/>
    <w:rsid w:val="00C00765"/>
    <w:rsid w:val="00C11A34"/>
    <w:rsid w:val="00C14282"/>
    <w:rsid w:val="00C15F34"/>
    <w:rsid w:val="00C21BB4"/>
    <w:rsid w:val="00C22724"/>
    <w:rsid w:val="00C22BE0"/>
    <w:rsid w:val="00C2498C"/>
    <w:rsid w:val="00C264C0"/>
    <w:rsid w:val="00C3080E"/>
    <w:rsid w:val="00C328BE"/>
    <w:rsid w:val="00C32928"/>
    <w:rsid w:val="00C32A0E"/>
    <w:rsid w:val="00C330C3"/>
    <w:rsid w:val="00C3347D"/>
    <w:rsid w:val="00C430D3"/>
    <w:rsid w:val="00C6028D"/>
    <w:rsid w:val="00C61604"/>
    <w:rsid w:val="00C61CAF"/>
    <w:rsid w:val="00C61EEE"/>
    <w:rsid w:val="00C62368"/>
    <w:rsid w:val="00C63602"/>
    <w:rsid w:val="00C67430"/>
    <w:rsid w:val="00C70487"/>
    <w:rsid w:val="00C747ED"/>
    <w:rsid w:val="00C76F68"/>
    <w:rsid w:val="00C82FAF"/>
    <w:rsid w:val="00C8433B"/>
    <w:rsid w:val="00C86AF9"/>
    <w:rsid w:val="00C93BCB"/>
    <w:rsid w:val="00C9411F"/>
    <w:rsid w:val="00CA267D"/>
    <w:rsid w:val="00CA49D3"/>
    <w:rsid w:val="00CA6402"/>
    <w:rsid w:val="00CA78F6"/>
    <w:rsid w:val="00CB15AE"/>
    <w:rsid w:val="00CC18BA"/>
    <w:rsid w:val="00CC4C98"/>
    <w:rsid w:val="00CC5C46"/>
    <w:rsid w:val="00CC73D2"/>
    <w:rsid w:val="00CD2AAE"/>
    <w:rsid w:val="00CD65EE"/>
    <w:rsid w:val="00CE0C45"/>
    <w:rsid w:val="00CE26C9"/>
    <w:rsid w:val="00CE431F"/>
    <w:rsid w:val="00CE5755"/>
    <w:rsid w:val="00CE6DD2"/>
    <w:rsid w:val="00CF0D03"/>
    <w:rsid w:val="00CF1B4E"/>
    <w:rsid w:val="00CF7FF2"/>
    <w:rsid w:val="00D01B9A"/>
    <w:rsid w:val="00D0541F"/>
    <w:rsid w:val="00D05FE0"/>
    <w:rsid w:val="00D06387"/>
    <w:rsid w:val="00D108F6"/>
    <w:rsid w:val="00D13DCF"/>
    <w:rsid w:val="00D15FEE"/>
    <w:rsid w:val="00D20D2E"/>
    <w:rsid w:val="00D21394"/>
    <w:rsid w:val="00D26B95"/>
    <w:rsid w:val="00D31575"/>
    <w:rsid w:val="00D34212"/>
    <w:rsid w:val="00D3436C"/>
    <w:rsid w:val="00D370A2"/>
    <w:rsid w:val="00D40150"/>
    <w:rsid w:val="00D4161E"/>
    <w:rsid w:val="00D44A7B"/>
    <w:rsid w:val="00D44BFC"/>
    <w:rsid w:val="00D44C35"/>
    <w:rsid w:val="00D451AC"/>
    <w:rsid w:val="00D46932"/>
    <w:rsid w:val="00D46A2C"/>
    <w:rsid w:val="00D47D9A"/>
    <w:rsid w:val="00D47DF3"/>
    <w:rsid w:val="00D569B1"/>
    <w:rsid w:val="00D60D44"/>
    <w:rsid w:val="00D60D85"/>
    <w:rsid w:val="00D6140C"/>
    <w:rsid w:val="00D66756"/>
    <w:rsid w:val="00D7025C"/>
    <w:rsid w:val="00D76BA5"/>
    <w:rsid w:val="00D81BEA"/>
    <w:rsid w:val="00D90554"/>
    <w:rsid w:val="00D94A93"/>
    <w:rsid w:val="00D94BE9"/>
    <w:rsid w:val="00D9569D"/>
    <w:rsid w:val="00D96F77"/>
    <w:rsid w:val="00DA4330"/>
    <w:rsid w:val="00DB2AD2"/>
    <w:rsid w:val="00DB47EA"/>
    <w:rsid w:val="00DC26D6"/>
    <w:rsid w:val="00DC2D59"/>
    <w:rsid w:val="00DC2DF5"/>
    <w:rsid w:val="00DC388B"/>
    <w:rsid w:val="00DC4C3D"/>
    <w:rsid w:val="00DD109E"/>
    <w:rsid w:val="00DD1DA4"/>
    <w:rsid w:val="00DD4024"/>
    <w:rsid w:val="00DE1C2A"/>
    <w:rsid w:val="00DE5445"/>
    <w:rsid w:val="00DF3313"/>
    <w:rsid w:val="00DF3A28"/>
    <w:rsid w:val="00E04276"/>
    <w:rsid w:val="00E0546D"/>
    <w:rsid w:val="00E124B8"/>
    <w:rsid w:val="00E1489F"/>
    <w:rsid w:val="00E14CC0"/>
    <w:rsid w:val="00E17659"/>
    <w:rsid w:val="00E23AD9"/>
    <w:rsid w:val="00E26DCE"/>
    <w:rsid w:val="00E33F08"/>
    <w:rsid w:val="00E4089E"/>
    <w:rsid w:val="00E415FF"/>
    <w:rsid w:val="00E42CB9"/>
    <w:rsid w:val="00E43FB7"/>
    <w:rsid w:val="00E45241"/>
    <w:rsid w:val="00E46EAD"/>
    <w:rsid w:val="00E56F43"/>
    <w:rsid w:val="00E82571"/>
    <w:rsid w:val="00E8574B"/>
    <w:rsid w:val="00E857A4"/>
    <w:rsid w:val="00E861DF"/>
    <w:rsid w:val="00E9100E"/>
    <w:rsid w:val="00E95303"/>
    <w:rsid w:val="00E965F6"/>
    <w:rsid w:val="00EA0615"/>
    <w:rsid w:val="00EA1C22"/>
    <w:rsid w:val="00EA527D"/>
    <w:rsid w:val="00EB5FAE"/>
    <w:rsid w:val="00EC1649"/>
    <w:rsid w:val="00EC1B2F"/>
    <w:rsid w:val="00EC2D45"/>
    <w:rsid w:val="00EC3476"/>
    <w:rsid w:val="00EC45DB"/>
    <w:rsid w:val="00EC47ED"/>
    <w:rsid w:val="00ED0B14"/>
    <w:rsid w:val="00ED3FCB"/>
    <w:rsid w:val="00EE4213"/>
    <w:rsid w:val="00EF5513"/>
    <w:rsid w:val="00EF64C2"/>
    <w:rsid w:val="00F00B1F"/>
    <w:rsid w:val="00F03B62"/>
    <w:rsid w:val="00F04EB2"/>
    <w:rsid w:val="00F23570"/>
    <w:rsid w:val="00F268CD"/>
    <w:rsid w:val="00F335DA"/>
    <w:rsid w:val="00F409D7"/>
    <w:rsid w:val="00F422D3"/>
    <w:rsid w:val="00F42D46"/>
    <w:rsid w:val="00F46760"/>
    <w:rsid w:val="00F5130D"/>
    <w:rsid w:val="00F51A2C"/>
    <w:rsid w:val="00F5379F"/>
    <w:rsid w:val="00F643B0"/>
    <w:rsid w:val="00F7120E"/>
    <w:rsid w:val="00F739CC"/>
    <w:rsid w:val="00F763FC"/>
    <w:rsid w:val="00F83F76"/>
    <w:rsid w:val="00F85102"/>
    <w:rsid w:val="00F87821"/>
    <w:rsid w:val="00F900F7"/>
    <w:rsid w:val="00F967D6"/>
    <w:rsid w:val="00FA140A"/>
    <w:rsid w:val="00FA1CB0"/>
    <w:rsid w:val="00FA3A8C"/>
    <w:rsid w:val="00FB0927"/>
    <w:rsid w:val="00FB3FB8"/>
    <w:rsid w:val="00FC781C"/>
    <w:rsid w:val="00FD1D18"/>
    <w:rsid w:val="00FD2C44"/>
    <w:rsid w:val="00FE4480"/>
    <w:rsid w:val="00FE49B2"/>
    <w:rsid w:val="00FE60E6"/>
    <w:rsid w:val="00FE6DD1"/>
    <w:rsid w:val="00FF0A93"/>
    <w:rsid w:val="00FF0CA5"/>
    <w:rsid w:val="0147ED79"/>
    <w:rsid w:val="23DC2D0A"/>
    <w:rsid w:val="2497F48C"/>
    <w:rsid w:val="4F5B87E5"/>
    <w:rsid w:val="51F33FE6"/>
    <w:rsid w:val="561FF9E4"/>
    <w:rsid w:val="57EE31AB"/>
    <w:rsid w:val="648B021E"/>
    <w:rsid w:val="7D8D6D55"/>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2CD7C8"/>
  <w14:defaultImageDpi w14:val="96"/>
  <w15:docId w15:val="{C88C7E15-BDAE-4574-BBF1-365FBA5E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pPr>
      <w:ind w:left="112"/>
      <w:outlineLvl w:val="0"/>
    </w:pPr>
    <w:rPr>
      <w:rFonts w:ascii="Calibri" w:hAnsi="Calibri" w:cs="Calibri"/>
      <w:b/>
      <w:bCs/>
    </w:rPr>
  </w:style>
  <w:style w:type="paragraph" w:styleId="Heading2">
    <w:name w:val="heading 2"/>
    <w:basedOn w:val="Normal"/>
    <w:link w:val="Heading2Char"/>
    <w:uiPriority w:val="9"/>
    <w:qFormat/>
    <w:rsid w:val="00A60E80"/>
    <w:pPr>
      <w:widowControl/>
      <w:numPr>
        <w:ilvl w:val="1"/>
        <w:numId w:val="2"/>
      </w:numPr>
      <w:autoSpaceDE/>
      <w:autoSpaceDN/>
      <w:adjustRightInd/>
      <w:spacing w:after="120"/>
      <w:jc w:val="both"/>
      <w:outlineLvl w:val="1"/>
    </w:pPr>
    <w:rPr>
      <w:rFonts w:ascii="Arial" w:eastAsia="Times New Roman" w:hAnsi="Arial" w:cs="Arial"/>
      <w:sz w:val="18"/>
      <w:szCs w:val="18"/>
      <w:lang w:eastAsia="en-US"/>
    </w:rPr>
  </w:style>
  <w:style w:type="paragraph" w:styleId="Heading3">
    <w:name w:val="heading 3"/>
    <w:basedOn w:val="Normal"/>
    <w:link w:val="Heading3Char"/>
    <w:uiPriority w:val="9"/>
    <w:qFormat/>
    <w:rsid w:val="00A60E80"/>
    <w:pPr>
      <w:widowControl/>
      <w:numPr>
        <w:numId w:val="5"/>
      </w:numPr>
      <w:autoSpaceDE/>
      <w:autoSpaceDN/>
      <w:adjustRightInd/>
      <w:spacing w:after="120"/>
      <w:jc w:val="both"/>
      <w:outlineLvl w:val="2"/>
    </w:pPr>
    <w:rPr>
      <w:rFonts w:ascii="Arial" w:eastAsia="Times New Roman" w:hAnsi="Arial" w:cs="Arial"/>
      <w:sz w:val="18"/>
      <w:szCs w:val="18"/>
      <w:lang w:eastAsia="en-US"/>
    </w:rPr>
  </w:style>
  <w:style w:type="paragraph" w:styleId="Heading4">
    <w:name w:val="heading 4"/>
    <w:basedOn w:val="Heading3"/>
    <w:link w:val="Heading4Char"/>
    <w:uiPriority w:val="9"/>
    <w:qFormat/>
    <w:rsid w:val="00A60E80"/>
    <w:pPr>
      <w:numPr>
        <w:ilvl w:val="1"/>
      </w:numPr>
      <w:outlineLvl w:val="3"/>
    </w:pPr>
  </w:style>
  <w:style w:type="paragraph" w:styleId="Heading5">
    <w:name w:val="heading 5"/>
    <w:basedOn w:val="Normal"/>
    <w:link w:val="Heading5Char"/>
    <w:uiPriority w:val="9"/>
    <w:qFormat/>
    <w:rsid w:val="005A123D"/>
    <w:pPr>
      <w:widowControl/>
      <w:tabs>
        <w:tab w:val="num" w:pos="2268"/>
      </w:tabs>
      <w:autoSpaceDE/>
      <w:autoSpaceDN/>
      <w:adjustRightInd/>
      <w:spacing w:after="120" w:line="320" w:lineRule="atLeast"/>
      <w:ind w:left="2268" w:hanging="567"/>
      <w:outlineLvl w:val="4"/>
    </w:pPr>
    <w:rPr>
      <w:rFonts w:ascii="Arial" w:hAnsi="Arial"/>
      <w:color w:val="4D4D4D"/>
      <w:sz w:val="20"/>
      <w:szCs w:val="20"/>
      <w:lang w:eastAsia="en-US"/>
    </w:rPr>
  </w:style>
  <w:style w:type="paragraph" w:styleId="Heading6">
    <w:name w:val="heading 6"/>
    <w:basedOn w:val="Normal"/>
    <w:link w:val="Heading6Char"/>
    <w:uiPriority w:val="9"/>
    <w:qFormat/>
    <w:rsid w:val="005A123D"/>
    <w:pPr>
      <w:widowControl/>
      <w:tabs>
        <w:tab w:val="num" w:pos="2835"/>
      </w:tabs>
      <w:autoSpaceDE/>
      <w:autoSpaceDN/>
      <w:adjustRightInd/>
      <w:spacing w:after="120" w:line="320" w:lineRule="atLeast"/>
      <w:ind w:left="2835" w:hanging="567"/>
      <w:outlineLvl w:val="5"/>
    </w:pPr>
    <w:rPr>
      <w:rFonts w:ascii="Arial" w:hAnsi="Arial"/>
      <w:color w:val="4D4D4D"/>
      <w:sz w:val="20"/>
      <w:szCs w:val="20"/>
      <w:lang w:eastAsia="en-US"/>
    </w:rPr>
  </w:style>
  <w:style w:type="paragraph" w:styleId="Heading7">
    <w:name w:val="heading 7"/>
    <w:basedOn w:val="Normal"/>
    <w:link w:val="Heading7Char"/>
    <w:uiPriority w:val="9"/>
    <w:qFormat/>
    <w:rsid w:val="005A123D"/>
    <w:pPr>
      <w:widowControl/>
      <w:tabs>
        <w:tab w:val="num" w:pos="3402"/>
      </w:tabs>
      <w:autoSpaceDE/>
      <w:autoSpaceDN/>
      <w:adjustRightInd/>
      <w:spacing w:after="120" w:line="320" w:lineRule="atLeast"/>
      <w:ind w:left="3402" w:hanging="567"/>
      <w:outlineLvl w:val="6"/>
    </w:pPr>
    <w:rPr>
      <w:rFonts w:ascii="Arial" w:hAnsi="Arial"/>
      <w:color w:val="4D4D4D"/>
      <w:sz w:val="20"/>
      <w:szCs w:val="20"/>
      <w:lang w:eastAsia="en-US"/>
    </w:rPr>
  </w:style>
  <w:style w:type="paragraph" w:styleId="Heading8">
    <w:name w:val="heading 8"/>
    <w:aliases w:val="8,Condition,action,r,requirement,req2,Reference List"/>
    <w:basedOn w:val="Normal"/>
    <w:link w:val="Heading8Char"/>
    <w:uiPriority w:val="9"/>
    <w:qFormat/>
    <w:rsid w:val="005A123D"/>
    <w:pPr>
      <w:widowControl/>
      <w:tabs>
        <w:tab w:val="num" w:pos="3969"/>
      </w:tabs>
      <w:autoSpaceDE/>
      <w:autoSpaceDN/>
      <w:adjustRightInd/>
      <w:spacing w:after="120" w:line="320" w:lineRule="atLeast"/>
      <w:ind w:left="3969" w:hanging="567"/>
      <w:outlineLvl w:val="7"/>
    </w:pPr>
    <w:rPr>
      <w:rFonts w:ascii="Arial" w:hAnsi="Arial"/>
      <w:color w:val="4D4D4D"/>
      <w:sz w:val="20"/>
      <w:szCs w:val="20"/>
      <w:lang w:eastAsia="en-US"/>
    </w:rPr>
  </w:style>
  <w:style w:type="paragraph" w:styleId="Heading9">
    <w:name w:val="heading 9"/>
    <w:basedOn w:val="Normal"/>
    <w:link w:val="Heading9Char"/>
    <w:uiPriority w:val="9"/>
    <w:qFormat/>
    <w:rsid w:val="005A123D"/>
    <w:pPr>
      <w:widowControl/>
      <w:tabs>
        <w:tab w:val="num" w:pos="4536"/>
      </w:tabs>
      <w:autoSpaceDE/>
      <w:autoSpaceDN/>
      <w:adjustRightInd/>
      <w:spacing w:after="120" w:line="320" w:lineRule="atLeast"/>
      <w:ind w:left="4536" w:hanging="567"/>
      <w:outlineLvl w:val="8"/>
    </w:pPr>
    <w:rPr>
      <w:rFonts w:ascii="Arial" w:hAnsi="Arial"/>
      <w:color w:val="4D4D4D"/>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locked/>
    <w:rsid w:val="00A60E80"/>
    <w:rPr>
      <w:rFonts w:ascii="Arial" w:eastAsia="Times New Roman" w:hAnsi="Arial" w:cs="Arial"/>
      <w:sz w:val="18"/>
      <w:szCs w:val="18"/>
      <w:lang w:eastAsia="en-US"/>
    </w:rPr>
  </w:style>
  <w:style w:type="character" w:customStyle="1" w:styleId="Heading3Char">
    <w:name w:val="Heading 3 Char"/>
    <w:basedOn w:val="DefaultParagraphFont"/>
    <w:link w:val="Heading3"/>
    <w:uiPriority w:val="9"/>
    <w:locked/>
    <w:rsid w:val="00A60E80"/>
    <w:rPr>
      <w:rFonts w:ascii="Arial" w:eastAsia="Times New Roman" w:hAnsi="Arial" w:cs="Arial"/>
      <w:sz w:val="18"/>
      <w:szCs w:val="18"/>
      <w:lang w:eastAsia="en-US"/>
    </w:rPr>
  </w:style>
  <w:style w:type="character" w:customStyle="1" w:styleId="Heading4Char">
    <w:name w:val="Heading 4 Char"/>
    <w:basedOn w:val="DefaultParagraphFont"/>
    <w:link w:val="Heading4"/>
    <w:uiPriority w:val="9"/>
    <w:locked/>
    <w:rsid w:val="00A60E80"/>
    <w:rPr>
      <w:rFonts w:ascii="Arial" w:eastAsia="Times New Roman" w:hAnsi="Arial" w:cs="Arial"/>
      <w:sz w:val="18"/>
      <w:szCs w:val="18"/>
      <w:lang w:eastAsia="en-US"/>
    </w:rPr>
  </w:style>
  <w:style w:type="character" w:customStyle="1" w:styleId="Heading5Char">
    <w:name w:val="Heading 5 Char"/>
    <w:basedOn w:val="DefaultParagraphFont"/>
    <w:link w:val="Heading5"/>
    <w:uiPriority w:val="9"/>
    <w:locked/>
    <w:rsid w:val="005A123D"/>
    <w:rPr>
      <w:rFonts w:ascii="Arial" w:hAnsi="Arial" w:cs="Times New Roman"/>
      <w:color w:val="4D4D4D"/>
      <w:sz w:val="20"/>
      <w:szCs w:val="20"/>
      <w:lang w:val="x-none" w:eastAsia="en-US"/>
    </w:rPr>
  </w:style>
  <w:style w:type="character" w:customStyle="1" w:styleId="Heading6Char">
    <w:name w:val="Heading 6 Char"/>
    <w:basedOn w:val="DefaultParagraphFont"/>
    <w:link w:val="Heading6"/>
    <w:uiPriority w:val="9"/>
    <w:locked/>
    <w:rsid w:val="005A123D"/>
    <w:rPr>
      <w:rFonts w:ascii="Arial" w:hAnsi="Arial" w:cs="Times New Roman"/>
      <w:color w:val="4D4D4D"/>
      <w:sz w:val="20"/>
      <w:szCs w:val="20"/>
      <w:lang w:val="x-none" w:eastAsia="en-US"/>
    </w:rPr>
  </w:style>
  <w:style w:type="character" w:customStyle="1" w:styleId="Heading7Char">
    <w:name w:val="Heading 7 Char"/>
    <w:basedOn w:val="DefaultParagraphFont"/>
    <w:link w:val="Heading7"/>
    <w:uiPriority w:val="9"/>
    <w:locked/>
    <w:rsid w:val="005A123D"/>
    <w:rPr>
      <w:rFonts w:ascii="Arial" w:hAnsi="Arial" w:cs="Times New Roman"/>
      <w:color w:val="4D4D4D"/>
      <w:sz w:val="20"/>
      <w:szCs w:val="20"/>
      <w:lang w:val="x-none" w:eastAsia="en-US"/>
    </w:rPr>
  </w:style>
  <w:style w:type="character" w:customStyle="1" w:styleId="Heading8Char">
    <w:name w:val="Heading 8 Char"/>
    <w:aliases w:val="8 Char,Condition Char,action Char,r Char,requirement Char,req2 Char,Reference List Char"/>
    <w:basedOn w:val="DefaultParagraphFont"/>
    <w:link w:val="Heading8"/>
    <w:uiPriority w:val="9"/>
    <w:locked/>
    <w:rsid w:val="005A123D"/>
    <w:rPr>
      <w:rFonts w:ascii="Arial" w:hAnsi="Arial" w:cs="Times New Roman"/>
      <w:color w:val="4D4D4D"/>
      <w:sz w:val="20"/>
      <w:szCs w:val="20"/>
      <w:lang w:val="x-none" w:eastAsia="en-US"/>
    </w:rPr>
  </w:style>
  <w:style w:type="character" w:customStyle="1" w:styleId="Heading9Char">
    <w:name w:val="Heading 9 Char"/>
    <w:basedOn w:val="DefaultParagraphFont"/>
    <w:link w:val="Heading9"/>
    <w:uiPriority w:val="9"/>
    <w:locked/>
    <w:rsid w:val="005A123D"/>
    <w:rPr>
      <w:rFonts w:ascii="Arial" w:hAnsi="Arial" w:cs="Times New Roman"/>
      <w:color w:val="4D4D4D"/>
      <w:sz w:val="20"/>
      <w:szCs w:val="20"/>
      <w:lang w:val="x-none" w:eastAsia="en-US"/>
    </w:rPr>
  </w:style>
  <w:style w:type="paragraph" w:styleId="BodyText">
    <w:name w:val="Body Text"/>
    <w:basedOn w:val="Normal"/>
    <w:link w:val="BodyTextChar"/>
    <w:uiPriority w:val="1"/>
    <w:qFormat/>
    <w:pPr>
      <w:ind w:left="679" w:hanging="567"/>
    </w:pPr>
    <w:rPr>
      <w:rFonts w:ascii="Calibri" w:hAnsi="Calibri" w:cs="Calibri"/>
    </w:rPr>
  </w:style>
  <w:style w:type="character" w:customStyle="1" w:styleId="BodyTextChar">
    <w:name w:val="Body Text Char"/>
    <w:basedOn w:val="DefaultParagraphFont"/>
    <w:link w:val="BodyText"/>
    <w:uiPriority w:val="1"/>
    <w:locked/>
    <w:rPr>
      <w:rFonts w:ascii="Times New Roman" w:hAnsi="Times New Roman" w:cs="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62375"/>
    <w:pPr>
      <w:tabs>
        <w:tab w:val="center" w:pos="4513"/>
        <w:tab w:val="right" w:pos="9026"/>
      </w:tabs>
    </w:pPr>
  </w:style>
  <w:style w:type="character" w:customStyle="1" w:styleId="HeaderChar">
    <w:name w:val="Header Char"/>
    <w:basedOn w:val="DefaultParagraphFont"/>
    <w:link w:val="Header"/>
    <w:uiPriority w:val="99"/>
    <w:locked/>
    <w:rsid w:val="00962375"/>
    <w:rPr>
      <w:rFonts w:ascii="Times New Roman" w:hAnsi="Times New Roman" w:cs="Times New Roman"/>
      <w:sz w:val="24"/>
      <w:szCs w:val="24"/>
    </w:rPr>
  </w:style>
  <w:style w:type="paragraph" w:styleId="Footer">
    <w:name w:val="footer"/>
    <w:basedOn w:val="Normal"/>
    <w:link w:val="FooterChar"/>
    <w:uiPriority w:val="99"/>
    <w:unhideWhenUsed/>
    <w:rsid w:val="00962375"/>
    <w:pPr>
      <w:tabs>
        <w:tab w:val="center" w:pos="4513"/>
        <w:tab w:val="right" w:pos="9026"/>
      </w:tabs>
    </w:pPr>
  </w:style>
  <w:style w:type="character" w:customStyle="1" w:styleId="FooterChar">
    <w:name w:val="Footer Char"/>
    <w:basedOn w:val="DefaultParagraphFont"/>
    <w:link w:val="Footer"/>
    <w:uiPriority w:val="99"/>
    <w:locked/>
    <w:rsid w:val="00962375"/>
    <w:rPr>
      <w:rFonts w:ascii="Times New Roman" w:hAnsi="Times New Roman" w:cs="Times New Roman"/>
      <w:sz w:val="24"/>
      <w:szCs w:val="24"/>
    </w:rPr>
  </w:style>
  <w:style w:type="paragraph" w:styleId="ListNumber">
    <w:name w:val="List Number"/>
    <w:basedOn w:val="Normal"/>
    <w:uiPriority w:val="99"/>
    <w:rsid w:val="00CE6DD2"/>
    <w:pPr>
      <w:widowControl/>
      <w:autoSpaceDE/>
      <w:autoSpaceDN/>
      <w:adjustRightInd/>
      <w:spacing w:after="120" w:line="320" w:lineRule="atLeast"/>
    </w:pPr>
    <w:rPr>
      <w:rFonts w:ascii="Arial" w:hAnsi="Arial"/>
      <w:color w:val="4D4D4D"/>
      <w:sz w:val="20"/>
      <w:szCs w:val="20"/>
      <w:lang w:eastAsia="en-US"/>
    </w:rPr>
  </w:style>
  <w:style w:type="paragraph" w:customStyle="1" w:styleId="Paragraph">
    <w:name w:val="Paragraph"/>
    <w:basedOn w:val="Normal"/>
    <w:link w:val="ParagraphChar"/>
    <w:rsid w:val="00CE6DD2"/>
    <w:pPr>
      <w:widowControl/>
      <w:autoSpaceDE/>
      <w:autoSpaceDN/>
      <w:adjustRightInd/>
      <w:spacing w:after="120" w:line="320" w:lineRule="atLeast"/>
    </w:pPr>
    <w:rPr>
      <w:rFonts w:ascii="Arial" w:hAnsi="Arial"/>
      <w:color w:val="4D4D4D"/>
      <w:sz w:val="20"/>
      <w:szCs w:val="20"/>
      <w:lang w:eastAsia="en-US"/>
    </w:rPr>
  </w:style>
  <w:style w:type="table" w:styleId="TableGrid">
    <w:name w:val="Table Grid"/>
    <w:basedOn w:val="TableNormal"/>
    <w:uiPriority w:val="59"/>
    <w:rsid w:val="00CE6DD2"/>
    <w:pPr>
      <w:spacing w:after="0" w:line="240" w:lineRule="auto"/>
    </w:pPr>
    <w:rPr>
      <w:rFonts w:ascii="Arial" w:hAnsi="Arial"/>
      <w:color w:val="4D4D4D"/>
      <w:sz w:val="20"/>
      <w:szCs w:val="20"/>
    </w:rPr>
    <w:tblPr>
      <w:tblBorders>
        <w:top w:val="single" w:sz="4" w:space="0" w:color="4D4D4D"/>
        <w:left w:val="single" w:sz="4" w:space="0" w:color="4D4D4D"/>
        <w:bottom w:val="single" w:sz="4" w:space="0" w:color="4D4D4D"/>
        <w:right w:val="single" w:sz="4" w:space="0" w:color="4D4D4D"/>
        <w:insideH w:val="single" w:sz="4" w:space="0" w:color="4D4D4D"/>
        <w:insideV w:val="single" w:sz="4" w:space="0" w:color="4D4D4D"/>
      </w:tblBorders>
    </w:tblPr>
  </w:style>
  <w:style w:type="character" w:customStyle="1" w:styleId="ParagraphChar">
    <w:name w:val="Paragraph Char"/>
    <w:link w:val="Paragraph"/>
    <w:locked/>
    <w:rsid w:val="00CE6DD2"/>
    <w:rPr>
      <w:rFonts w:ascii="Arial" w:hAnsi="Arial"/>
      <w:color w:val="4D4D4D"/>
      <w:sz w:val="20"/>
      <w:lang w:val="x-none" w:eastAsia="en-US"/>
    </w:rPr>
  </w:style>
  <w:style w:type="character" w:styleId="CommentReference">
    <w:name w:val="annotation reference"/>
    <w:basedOn w:val="DefaultParagraphFont"/>
    <w:uiPriority w:val="99"/>
    <w:unhideWhenUsed/>
    <w:rsid w:val="00CE6DD2"/>
    <w:rPr>
      <w:rFonts w:cs="Times New Roman"/>
      <w:sz w:val="16"/>
    </w:rPr>
  </w:style>
  <w:style w:type="paragraph" w:styleId="CommentText">
    <w:name w:val="annotation text"/>
    <w:basedOn w:val="Normal"/>
    <w:link w:val="CommentTextChar"/>
    <w:uiPriority w:val="99"/>
    <w:unhideWhenUsed/>
    <w:rsid w:val="00CE6DD2"/>
    <w:pPr>
      <w:widowControl/>
      <w:autoSpaceDE/>
      <w:autoSpaceDN/>
      <w:adjustRightInd/>
    </w:pPr>
    <w:rPr>
      <w:rFonts w:ascii="Arial" w:hAnsi="Arial"/>
      <w:color w:val="4D4D4D"/>
      <w:sz w:val="20"/>
      <w:szCs w:val="20"/>
      <w:lang w:eastAsia="en-US"/>
    </w:rPr>
  </w:style>
  <w:style w:type="character" w:customStyle="1" w:styleId="CommentTextChar">
    <w:name w:val="Comment Text Char"/>
    <w:basedOn w:val="DefaultParagraphFont"/>
    <w:link w:val="CommentText"/>
    <w:uiPriority w:val="99"/>
    <w:locked/>
    <w:rsid w:val="00CE6DD2"/>
    <w:rPr>
      <w:rFonts w:ascii="Arial" w:hAnsi="Arial" w:cs="Times New Roman"/>
      <w:color w:val="4D4D4D"/>
      <w:sz w:val="20"/>
      <w:szCs w:val="20"/>
      <w:lang w:val="x-none" w:eastAsia="en-US"/>
    </w:rPr>
  </w:style>
  <w:style w:type="paragraph" w:styleId="BalloonText">
    <w:name w:val="Balloon Text"/>
    <w:basedOn w:val="Normal"/>
    <w:link w:val="BalloonTextChar"/>
    <w:uiPriority w:val="99"/>
    <w:semiHidden/>
    <w:unhideWhenUsed/>
    <w:rsid w:val="00CE6DD2"/>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CE6DD2"/>
    <w:rPr>
      <w:rFonts w:ascii="Segoe UI" w:hAnsi="Segoe UI" w:cs="Segoe UI"/>
      <w:sz w:val="18"/>
      <w:szCs w:val="18"/>
    </w:rPr>
  </w:style>
  <w:style w:type="paragraph" w:customStyle="1" w:styleId="BFTOC1">
    <w:name w:val="BFTOC1"/>
    <w:basedOn w:val="Paragraph"/>
    <w:next w:val="Paragraph"/>
    <w:rsid w:val="00CE6DD2"/>
    <w:pPr>
      <w:keepNext/>
    </w:pPr>
    <w:rPr>
      <w:b/>
      <w:caps/>
    </w:rPr>
  </w:style>
  <w:style w:type="paragraph" w:styleId="CommentSubject">
    <w:name w:val="annotation subject"/>
    <w:basedOn w:val="CommentText"/>
    <w:next w:val="CommentText"/>
    <w:link w:val="CommentSubjectChar"/>
    <w:uiPriority w:val="99"/>
    <w:semiHidden/>
    <w:unhideWhenUsed/>
    <w:rsid w:val="00CE6DD2"/>
    <w:pPr>
      <w:widowControl w:val="0"/>
      <w:autoSpaceDE w:val="0"/>
      <w:autoSpaceDN w:val="0"/>
      <w:adjustRightInd w:val="0"/>
    </w:pPr>
    <w:rPr>
      <w:rFonts w:ascii="Times New Roman" w:hAnsi="Times New Roman"/>
      <w:b/>
      <w:bCs/>
      <w:color w:val="auto"/>
      <w:lang w:eastAsia="en-NZ"/>
    </w:rPr>
  </w:style>
  <w:style w:type="character" w:customStyle="1" w:styleId="CommentSubjectChar">
    <w:name w:val="Comment Subject Char"/>
    <w:basedOn w:val="CommentTextChar"/>
    <w:link w:val="CommentSubject"/>
    <w:uiPriority w:val="99"/>
    <w:semiHidden/>
    <w:locked/>
    <w:rsid w:val="00CE6DD2"/>
    <w:rPr>
      <w:rFonts w:ascii="Times New Roman" w:hAnsi="Times New Roman" w:cs="Times New Roman"/>
      <w:b/>
      <w:bCs/>
      <w:color w:val="4D4D4D"/>
      <w:sz w:val="20"/>
      <w:szCs w:val="20"/>
      <w:lang w:val="x-none" w:eastAsia="en-US"/>
    </w:rPr>
  </w:style>
  <w:style w:type="paragraph" w:customStyle="1" w:styleId="Address">
    <w:name w:val="Address"/>
    <w:basedOn w:val="Paragraph"/>
    <w:rsid w:val="002D0C62"/>
    <w:pPr>
      <w:spacing w:line="240" w:lineRule="atLeast"/>
    </w:pPr>
  </w:style>
  <w:style w:type="paragraph" w:customStyle="1" w:styleId="Listpara2">
    <w:name w:val="List para 2"/>
    <w:basedOn w:val="Heading3"/>
    <w:qFormat/>
    <w:rsid w:val="00E43FB7"/>
    <w:pPr>
      <w:tabs>
        <w:tab w:val="num" w:pos="1134"/>
      </w:tabs>
      <w:spacing w:before="80" w:after="0" w:line="264" w:lineRule="auto"/>
      <w:ind w:left="1134" w:hanging="567"/>
    </w:pPr>
    <w:rPr>
      <w:rFonts w:ascii="Verdana" w:hAnsi="Verdana"/>
      <w:sz w:val="16"/>
      <w:szCs w:val="16"/>
      <w:lang w:val="en-AU"/>
    </w:rPr>
  </w:style>
  <w:style w:type="paragraph" w:customStyle="1" w:styleId="Schedule2H1">
    <w:name w:val="Schedule 2 H1"/>
    <w:basedOn w:val="Heading1"/>
    <w:qFormat/>
    <w:rsid w:val="00E43FB7"/>
    <w:pPr>
      <w:keepNext/>
      <w:widowControl/>
      <w:pBdr>
        <w:bottom w:val="single" w:sz="4" w:space="1" w:color="7F7F7F"/>
      </w:pBdr>
      <w:autoSpaceDE/>
      <w:autoSpaceDN/>
      <w:adjustRightInd/>
      <w:spacing w:before="360" w:after="120"/>
      <w:ind w:left="680" w:hanging="680"/>
    </w:pPr>
    <w:rPr>
      <w:rFonts w:ascii="Verdana" w:hAnsi="Verdana" w:cs="Arial"/>
      <w:b w:val="0"/>
      <w:bCs w:val="0"/>
      <w:sz w:val="20"/>
      <w:lang w:val="en-AU" w:eastAsia="en-US"/>
    </w:rPr>
  </w:style>
  <w:style w:type="character" w:styleId="SubtleEmphasis">
    <w:name w:val="Subtle Emphasis"/>
    <w:aliases w:val="Background ABC"/>
    <w:basedOn w:val="DefaultParagraphFont"/>
    <w:uiPriority w:val="19"/>
    <w:qFormat/>
    <w:rsid w:val="00FA140A"/>
  </w:style>
  <w:style w:type="paragraph" w:customStyle="1" w:styleId="Level1">
    <w:name w:val="Level 1"/>
    <w:basedOn w:val="ListParagraph"/>
    <w:qFormat/>
    <w:rsid w:val="00FA140A"/>
    <w:pPr>
      <w:widowControl/>
      <w:autoSpaceDE/>
      <w:autoSpaceDN/>
      <w:adjustRightInd/>
      <w:spacing w:after="200" w:line="276" w:lineRule="auto"/>
      <w:contextualSpacing/>
    </w:pPr>
    <w:rPr>
      <w:rFonts w:ascii="Calibri" w:hAnsi="Calibri"/>
      <w:sz w:val="3276"/>
      <w:szCs w:val="3276"/>
    </w:rPr>
  </w:style>
  <w:style w:type="paragraph" w:customStyle="1" w:styleId="Level2">
    <w:name w:val="Level 2"/>
    <w:basedOn w:val="Level1"/>
    <w:link w:val="Level2Char"/>
    <w:qFormat/>
    <w:rsid w:val="00FA140A"/>
    <w:pPr>
      <w:spacing w:before="120" w:after="240" w:line="360" w:lineRule="auto"/>
      <w:contextualSpacing w:val="0"/>
    </w:pPr>
    <w:rPr>
      <w:rFonts w:ascii="Arial" w:eastAsia="Times New Roman" w:hAnsi="Arial"/>
      <w:sz w:val="22"/>
      <w:szCs w:val="22"/>
      <w:lang w:eastAsia="en-US"/>
    </w:rPr>
  </w:style>
  <w:style w:type="paragraph" w:customStyle="1" w:styleId="Level3">
    <w:name w:val="Level 3"/>
    <w:basedOn w:val="Level2"/>
    <w:link w:val="Level3Char"/>
    <w:qFormat/>
    <w:rsid w:val="00FA140A"/>
  </w:style>
  <w:style w:type="character" w:customStyle="1" w:styleId="Level3Char">
    <w:name w:val="Level 3 Char"/>
    <w:link w:val="Level3"/>
    <w:locked/>
    <w:rsid w:val="00FA140A"/>
    <w:rPr>
      <w:rFonts w:ascii="Arial" w:eastAsia="Times New Roman" w:hAnsi="Arial"/>
      <w:lang w:eastAsia="en-US"/>
    </w:rPr>
  </w:style>
  <w:style w:type="paragraph" w:customStyle="1" w:styleId="Level4">
    <w:name w:val="Level 4"/>
    <w:basedOn w:val="Level3"/>
    <w:qFormat/>
    <w:rsid w:val="00FA140A"/>
  </w:style>
  <w:style w:type="character" w:styleId="Hyperlink">
    <w:name w:val="Hyperlink"/>
    <w:basedOn w:val="DefaultParagraphFont"/>
    <w:uiPriority w:val="99"/>
    <w:unhideWhenUsed/>
    <w:rsid w:val="00F00B1F"/>
    <w:rPr>
      <w:color w:val="0563C1" w:themeColor="hyperlink"/>
      <w:u w:val="single"/>
    </w:rPr>
  </w:style>
  <w:style w:type="character" w:customStyle="1" w:styleId="Level2Char">
    <w:name w:val="Level 2 Char"/>
    <w:basedOn w:val="DefaultParagraphFont"/>
    <w:link w:val="Level2"/>
    <w:rsid w:val="00AD44C5"/>
    <w:rPr>
      <w:rFonts w:ascii="Arial" w:eastAsia="Times New Roman"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537068">
      <w:bodyDiv w:val="1"/>
      <w:marLeft w:val="0"/>
      <w:marRight w:val="0"/>
      <w:marTop w:val="0"/>
      <w:marBottom w:val="0"/>
      <w:divBdr>
        <w:top w:val="none" w:sz="0" w:space="0" w:color="auto"/>
        <w:left w:val="none" w:sz="0" w:space="0" w:color="auto"/>
        <w:bottom w:val="none" w:sz="0" w:space="0" w:color="auto"/>
        <w:right w:val="none" w:sz="0" w:space="0" w:color="auto"/>
      </w:divBdr>
    </w:div>
    <w:div w:id="473958861">
      <w:bodyDiv w:val="1"/>
      <w:marLeft w:val="0"/>
      <w:marRight w:val="0"/>
      <w:marTop w:val="0"/>
      <w:marBottom w:val="0"/>
      <w:divBdr>
        <w:top w:val="none" w:sz="0" w:space="0" w:color="auto"/>
        <w:left w:val="none" w:sz="0" w:space="0" w:color="auto"/>
        <w:bottom w:val="none" w:sz="0" w:space="0" w:color="auto"/>
        <w:right w:val="none" w:sz="0" w:space="0" w:color="auto"/>
      </w:divBdr>
    </w:div>
    <w:div w:id="1169104931">
      <w:bodyDiv w:val="1"/>
      <w:marLeft w:val="0"/>
      <w:marRight w:val="0"/>
      <w:marTop w:val="0"/>
      <w:marBottom w:val="0"/>
      <w:divBdr>
        <w:top w:val="none" w:sz="0" w:space="0" w:color="auto"/>
        <w:left w:val="none" w:sz="0" w:space="0" w:color="auto"/>
        <w:bottom w:val="none" w:sz="0" w:space="0" w:color="auto"/>
        <w:right w:val="none" w:sz="0" w:space="0" w:color="auto"/>
      </w:divBdr>
    </w:div>
    <w:div w:id="1636566589">
      <w:bodyDiv w:val="1"/>
      <w:marLeft w:val="0"/>
      <w:marRight w:val="0"/>
      <w:marTop w:val="0"/>
      <w:marBottom w:val="0"/>
      <w:divBdr>
        <w:top w:val="none" w:sz="0" w:space="0" w:color="auto"/>
        <w:left w:val="none" w:sz="0" w:space="0" w:color="auto"/>
        <w:bottom w:val="none" w:sz="0" w:space="0" w:color="auto"/>
        <w:right w:val="none" w:sz="0" w:space="0" w:color="auto"/>
      </w:divBdr>
    </w:div>
    <w:div w:id="1883516666">
      <w:bodyDiv w:val="1"/>
      <w:marLeft w:val="0"/>
      <w:marRight w:val="0"/>
      <w:marTop w:val="0"/>
      <w:marBottom w:val="0"/>
      <w:divBdr>
        <w:top w:val="none" w:sz="0" w:space="0" w:color="auto"/>
        <w:left w:val="none" w:sz="0" w:space="0" w:color="auto"/>
        <w:bottom w:val="none" w:sz="0" w:space="0" w:color="auto"/>
        <w:right w:val="none" w:sz="0" w:space="0" w:color="auto"/>
      </w:divBdr>
    </w:div>
    <w:div w:id="1886528179">
      <w:bodyDiv w:val="1"/>
      <w:marLeft w:val="0"/>
      <w:marRight w:val="0"/>
      <w:marTop w:val="0"/>
      <w:marBottom w:val="0"/>
      <w:divBdr>
        <w:top w:val="none" w:sz="0" w:space="0" w:color="auto"/>
        <w:left w:val="none" w:sz="0" w:space="0" w:color="auto"/>
        <w:bottom w:val="none" w:sz="0" w:space="0" w:color="auto"/>
        <w:right w:val="none" w:sz="0" w:space="0" w:color="auto"/>
      </w:divBdr>
    </w:div>
    <w:div w:id="193462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contracts@auckland.ac.nz"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c5e9cd7a-283a-407b-9b45-84d2c2056e08"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_Flow_SignoffStatus xmlns="9fbfc688-d600-411b-bc3a-d1485d95ae30" xsi:nil="true"/>
    <Topic xmlns="9fbfc688-d600-411b-bc3a-d1485d95ae30" xsi:nil="true"/>
    <MediaLengthInSeconds xmlns="9fbfc688-d600-411b-bc3a-d1485d95ae30" xsi:nil="true"/>
    <SharedWithUsers xmlns="46045d71-c37b-49f9-824c-3c0250386da4">
      <UserInfo>
        <DisplayName/>
        <AccountId xsi:nil="true"/>
        <AccountType/>
      </UserInfo>
    </SharedWithUsers>
  </documentManagement>
</p:properties>
</file>

<file path=customXml/itemProps1.xml><?xml version="1.0" encoding="utf-8"?>
<ds:datastoreItem xmlns:ds="http://schemas.openxmlformats.org/officeDocument/2006/customXml" ds:itemID="{87554CB6-35C3-431A-9111-AFBC422181B5}">
  <ds:schemaRefs>
    <ds:schemaRef ds:uri="http://schemas.microsoft.com/sharepoint/v3/contenttype/forms"/>
  </ds:schemaRefs>
</ds:datastoreItem>
</file>

<file path=customXml/itemProps2.xml><?xml version="1.0" encoding="utf-8"?>
<ds:datastoreItem xmlns:ds="http://schemas.openxmlformats.org/officeDocument/2006/customXml" ds:itemID="{D124100D-0A76-428E-897B-9119380D83A7}">
  <ds:schemaRefs>
    <ds:schemaRef ds:uri="Microsoft.SharePoint.Taxonomy.ContentTypeSync"/>
  </ds:schemaRefs>
</ds:datastoreItem>
</file>

<file path=customXml/itemProps3.xml><?xml version="1.0" encoding="utf-8"?>
<ds:datastoreItem xmlns:ds="http://schemas.openxmlformats.org/officeDocument/2006/customXml" ds:itemID="{5FEF82E1-F9B6-4EB4-8784-404750FDADFE}">
  <ds:schemaRefs>
    <ds:schemaRef ds:uri="http://schemas.openxmlformats.org/officeDocument/2006/bibliography"/>
  </ds:schemaRefs>
</ds:datastoreItem>
</file>

<file path=customXml/itemProps4.xml><?xml version="1.0" encoding="utf-8"?>
<ds:datastoreItem xmlns:ds="http://schemas.openxmlformats.org/officeDocument/2006/customXml" ds:itemID="{4963B013-BEA6-4D97-9090-479446EF77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0AF09C8-2A41-44F7-A0DA-15FA70AE8348}">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2576</TotalTime>
  <Pages>14</Pages>
  <Words>4708</Words>
  <Characters>24217</Characters>
  <Application>Microsoft Office Word</Application>
  <DocSecurity>0</DocSecurity>
  <Lines>842</Lines>
  <Paragraphs>244</Paragraphs>
  <ScaleCrop>false</ScaleCrop>
  <Company/>
  <LinksUpToDate>false</LinksUpToDate>
  <CharactersWithSpaces>28740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klee</dc:creator>
  <cp:keywords/>
  <dc:description/>
  <cp:lastModifiedBy>Doris Lien</cp:lastModifiedBy>
  <cp:revision>25</cp:revision>
  <cp:lastPrinted>2019-04-04T21:33:00Z</cp:lastPrinted>
  <dcterms:created xsi:type="dcterms:W3CDTF">2024-06-13T16:39:00Z</dcterms:created>
  <dcterms:modified xsi:type="dcterms:W3CDTF">2026-04-15T03:42:00Z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_dlc_DocIdItemGuid">
    <vt:lpwstr>a40b667f-88d9-460f-a259-eb8e2f162fdc</vt:lpwstr>
  </property>
  <property fmtid="{D5CDD505-2E9C-101B-9397-08002B2CF9AE}" pid="4" name="Cost Centre">
    <vt:lpwstr/>
  </property>
  <property fmtid="{D5CDD505-2E9C-101B-9397-08002B2CF9AE}" pid="5" name="BusinessUnit">
    <vt:lpwstr/>
  </property>
  <property fmtid="{D5CDD505-2E9C-101B-9397-08002B2CF9AE}" pid="6" name="Project">
    <vt:lpwstr/>
  </property>
  <property fmtid="{D5CDD505-2E9C-101B-9397-08002B2CF9AE}" pid="7" name="Business Sector">
    <vt:lpwstr/>
  </property>
  <property fmtid="{D5CDD505-2E9C-101B-9397-08002B2CF9AE}" pid="8" name="PI">
    <vt:lpwstr>775;#SSWI001 - Simon Swift|40dec0d0-3f44-4624-9dba-187c6a2c0e3f</vt:lpwstr>
  </property>
  <property fmtid="{D5CDD505-2E9C-101B-9397-08002B2CF9AE}" pid="9" name="Faculty">
    <vt:lpwstr>1590;#8008 - Faculty of Science|6caac0fe-9a0e-48cf-8d0a-1647e6da17b0</vt:lpwstr>
  </property>
  <property fmtid="{D5CDD505-2E9C-101B-9397-08002B2CF9AE}" pid="10" name="Dept">
    <vt:lpwstr>637;#9746 - Chemistry|915f7c5e-07ea-462a-bade-cbb50d719bf0</vt:lpwstr>
  </property>
  <property fmtid="{D5CDD505-2E9C-101B-9397-08002B2CF9AE}" pid="11" name="lc904729975f47b29903ee36bb9573a9">
    <vt:lpwstr>9746 - Chemistry|915f7c5e-07ea-462a-bade-cbb50d719bf0</vt:lpwstr>
  </property>
  <property fmtid="{D5CDD505-2E9C-101B-9397-08002B2CF9AE}" pid="12" name="f694f0ef838b4819b1479344dee29bae">
    <vt:lpwstr>SSWI001 - Simon Swift|40dec0d0-3f44-4624-9dba-187c6a2c0e3f</vt:lpwstr>
  </property>
  <property fmtid="{D5CDD505-2E9C-101B-9397-08002B2CF9AE}" pid="13" name="c58139527f3946d9aa1f6bba1eff03b1">
    <vt:lpwstr>8008 - Faculty of Science|6caac0fe-9a0e-48cf-8d0a-1647e6da17b0</vt:lpwstr>
  </property>
  <property fmtid="{D5CDD505-2E9C-101B-9397-08002B2CF9AE}" pid="14" name="j06f70b583ba4075a15653d32c654edc">
    <vt:lpwstr/>
  </property>
  <property fmtid="{D5CDD505-2E9C-101B-9397-08002B2CF9AE}" pid="15" name="kfec6275a120414dbce933665bb8234d">
    <vt:lpwstr/>
  </property>
  <property fmtid="{D5CDD505-2E9C-101B-9397-08002B2CF9AE}" pid="16" name="n3ef85d4dded482484a5d2d4a024ce55">
    <vt:lpwstr/>
  </property>
  <property fmtid="{D5CDD505-2E9C-101B-9397-08002B2CF9AE}" pid="17" name="Order">
    <vt:r8>491100</vt:r8>
  </property>
  <property fmtid="{D5CDD505-2E9C-101B-9397-08002B2CF9AE}" pid="18" name="MediaServiceImageTags">
    <vt:lpwstr/>
  </property>
  <property fmtid="{D5CDD505-2E9C-101B-9397-08002B2CF9AE}" pid="19" name="ComplianceAssetId">
    <vt:lpwstr/>
  </property>
  <property fmtid="{D5CDD505-2E9C-101B-9397-08002B2CF9AE}" pid="20" name="_ExtendedDescription">
    <vt:lpwstr/>
  </property>
  <property fmtid="{D5CDD505-2E9C-101B-9397-08002B2CF9AE}" pid="21" name="TriggerFlowInfo">
    <vt:lpwstr/>
  </property>
</Properties>
</file>